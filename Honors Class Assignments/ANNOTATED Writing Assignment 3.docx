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BEB3" w14:textId="77777777" w:rsidR="007C1CA3" w:rsidRDefault="007C1CA3" w:rsidP="00184254">
      <w:pPr>
        <w:rPr>
          <w:rStyle w:val="fontstyle01"/>
        </w:rPr>
      </w:pPr>
      <w:r>
        <w:rPr>
          <w:rStyle w:val="fontstyle01"/>
        </w:rPr>
        <w:t>Writing Assignment 3: Preliminary Analysis</w:t>
      </w:r>
    </w:p>
    <w:p w14:paraId="20245B90" w14:textId="77777777" w:rsidR="000765E8" w:rsidRDefault="006B0427" w:rsidP="000765E8">
      <w:pPr>
        <w:pStyle w:val="Heading1"/>
        <w:rPr>
          <w:rStyle w:val="go2hclqbpi"/>
        </w:rPr>
      </w:pPr>
      <w:r>
        <w:rPr>
          <w:rStyle w:val="go2hclqbpi"/>
        </w:rPr>
        <w:t>Research Question</w:t>
      </w:r>
    </w:p>
    <w:p w14:paraId="530A6E5B" w14:textId="7518CC8E" w:rsidR="006B0427" w:rsidRDefault="00184254" w:rsidP="000765E8">
      <w:pPr>
        <w:pStyle w:val="Heading1"/>
        <w:rPr>
          <w:b w:val="0"/>
          <w:bCs w:val="0"/>
        </w:rPr>
      </w:pPr>
      <w:r w:rsidRPr="00184254">
        <w:br/>
      </w:r>
      <w:r w:rsidRPr="000765E8">
        <w:rPr>
          <w:b w:val="0"/>
          <w:bCs w:val="0"/>
        </w:rPr>
        <w:t>What financial practices are most correlated with counter cyclicality in US 501</w:t>
      </w:r>
      <w:r w:rsidR="00A132DC">
        <w:rPr>
          <w:b w:val="0"/>
          <w:bCs w:val="0"/>
        </w:rPr>
        <w:t>(c)</w:t>
      </w:r>
      <w:r w:rsidRPr="000765E8">
        <w:rPr>
          <w:b w:val="0"/>
          <w:bCs w:val="0"/>
        </w:rPr>
        <w:t>(3) non-profit organizations?</w:t>
      </w:r>
    </w:p>
    <w:p w14:paraId="7E1F41AA" w14:textId="77777777" w:rsidR="000765E8" w:rsidRDefault="000765E8" w:rsidP="000765E8"/>
    <w:p w14:paraId="3FE42994" w14:textId="77777777" w:rsidR="00A314C7" w:rsidRDefault="00A314C7" w:rsidP="00A132DC">
      <w:pPr>
        <w:ind w:firstLine="720"/>
      </w:pPr>
      <w:r w:rsidRPr="00A314C7">
        <w:t xml:space="preserve">To answer this question, I will run panel data regression analyses on </w:t>
      </w:r>
      <w:commentRangeStart w:id="0"/>
      <w:r w:rsidRPr="00A314C7">
        <w:t xml:space="preserve">non-profit tax </w:t>
      </w:r>
      <w:commentRangeEnd w:id="0"/>
      <w:r w:rsidR="00234473" w:rsidRPr="00A314C7">
        <w:rPr>
          <w:rStyle w:val="CommentReference"/>
          <w:sz w:val="24"/>
          <w:szCs w:val="24"/>
        </w:rPr>
        <w:commentReference w:id="0"/>
      </w:r>
      <w:r w:rsidRPr="00A314C7">
        <w:t>returns (Form 990), which offer detailed financial accounting of the sector’s activities. These regressions will quantify the correlation between macroeconomic conditions (State GDP) and the non-profit sector's financial behavior across three distinct dimensions.</w:t>
      </w:r>
    </w:p>
    <w:p w14:paraId="18F26259" w14:textId="6665E22D" w:rsidR="001C5712" w:rsidRDefault="00A132DC" w:rsidP="00A132DC">
      <w:pPr>
        <w:ind w:firstLine="720"/>
      </w:pPr>
      <w:r>
        <w:t xml:space="preserve"> </w:t>
      </w:r>
      <w:r w:rsidR="00795B24">
        <w:t xml:space="preserve">My first regression will be to </w:t>
      </w:r>
      <w:r w:rsidR="008C01F0">
        <w:t>analyze the effect of the economy on the ‘demand-side’ of non-profits.</w:t>
      </w:r>
      <w:r w:rsidR="00127EE9">
        <w:t xml:space="preserve"> </w:t>
      </w:r>
      <w:r w:rsidR="008C01F0">
        <w:t xml:space="preserve">To do this </w:t>
      </w:r>
      <w:commentRangeStart w:id="1"/>
      <w:r w:rsidR="008C01F0">
        <w:t>I will regress state GDP on</w:t>
      </w:r>
      <w:r w:rsidR="007E4ABC">
        <w:t xml:space="preserve"> financial </w:t>
      </w:r>
      <w:commentRangeEnd w:id="1"/>
      <w:r w:rsidR="00234473">
        <w:rPr>
          <w:rStyle w:val="CommentReference"/>
          <w:sz w:val="24"/>
          <w:szCs w:val="24"/>
        </w:rPr>
        <w:commentReference w:id="1"/>
      </w:r>
      <w:r w:rsidR="007E4ABC">
        <w:t xml:space="preserve">variables indicative of total demand for </w:t>
      </w:r>
      <w:commentRangeStart w:id="2"/>
      <w:r w:rsidR="007E4ABC">
        <w:t>each organization</w:t>
      </w:r>
      <w:commentRangeEnd w:id="2"/>
      <w:r w:rsidR="004D1654">
        <w:rPr>
          <w:rStyle w:val="CommentReference"/>
          <w:sz w:val="24"/>
          <w:szCs w:val="24"/>
        </w:rPr>
        <w:commentReference w:id="2"/>
      </w:r>
      <w:r w:rsidR="007E4ABC">
        <w:t>. Specifically, program expenses</w:t>
      </w:r>
      <w:r w:rsidR="00127EE9">
        <w:t xml:space="preserve"> and grants provided.</w:t>
      </w:r>
      <w:r w:rsidR="001D4826">
        <w:t xml:space="preserve"> My goal is to </w:t>
      </w:r>
      <w:r w:rsidR="00625282">
        <w:t>show</w:t>
      </w:r>
      <w:r w:rsidR="001D4826">
        <w:t xml:space="preserve"> counter-cyclicality in the demand side</w:t>
      </w:r>
      <w:r w:rsidR="00DA36CA">
        <w:t xml:space="preserve"> to confirm if organizations face increased demand for </w:t>
      </w:r>
      <w:ins w:id="3" w:author="Magda Tsaneva" w:date="2025-12-15T10:53:00Z" w16du:dateUtc="2025-12-15T15:53:00Z">
        <w:r w:rsidR="004D1654">
          <w:t>their</w:t>
        </w:r>
      </w:ins>
      <w:del w:id="4" w:author="Magda Tsaneva" w:date="2025-12-15T10:53:00Z" w16du:dateUtc="2025-12-15T15:53:00Z">
        <w:r w:rsidR="00DA36CA" w:rsidDel="004D1654">
          <w:delText>its</w:delText>
        </w:r>
      </w:del>
      <w:r w:rsidR="00DA36CA">
        <w:t xml:space="preserve"> services as the economy worsens. </w:t>
      </w:r>
    </w:p>
    <w:p w14:paraId="0A164C5A" w14:textId="33D25CB4" w:rsidR="00127EE9" w:rsidRDefault="00127EE9" w:rsidP="00A132DC">
      <w:pPr>
        <w:ind w:firstLine="720"/>
      </w:pPr>
      <w:r>
        <w:t xml:space="preserve">My second regression will be to analyze the effect of the economy on the ‘supply-side’ of non-profits. </w:t>
      </w:r>
      <w:r w:rsidR="008968CD">
        <w:t xml:space="preserve">To do this I will regress state GDP on financial variables indicative of total supply for each organization. Specifically, donation revenues, government revenues, </w:t>
      </w:r>
      <w:r w:rsidR="000E53AB">
        <w:t xml:space="preserve">and </w:t>
      </w:r>
      <w:r w:rsidR="008968CD">
        <w:t xml:space="preserve">program </w:t>
      </w:r>
      <w:r w:rsidR="000E53AB">
        <w:t xml:space="preserve">services </w:t>
      </w:r>
      <w:r w:rsidR="008968CD">
        <w:t xml:space="preserve">revenues. </w:t>
      </w:r>
      <w:r w:rsidR="000E53AB">
        <w:t xml:space="preserve">My goal is to </w:t>
      </w:r>
      <w:proofErr w:type="gramStart"/>
      <w:r w:rsidR="00E5667E">
        <w:t>determine</w:t>
      </w:r>
      <w:proofErr w:type="gramEnd"/>
      <w:r w:rsidR="00E5667E">
        <w:t xml:space="preserve"> which specific financial sources are counter-cyclical or allow for </w:t>
      </w:r>
      <w:r w:rsidR="00763795">
        <w:t xml:space="preserve">increased resilience as the economy worsens. </w:t>
      </w:r>
    </w:p>
    <w:p w14:paraId="50E75CF7" w14:textId="3687E29C" w:rsidR="00975D55" w:rsidRPr="000765E8" w:rsidRDefault="00975D55" w:rsidP="00A132DC">
      <w:pPr>
        <w:ind w:firstLine="720"/>
      </w:pPr>
      <w:r>
        <w:t xml:space="preserve">My third regression will be to analyze the effect of the economy on non-profit </w:t>
      </w:r>
      <w:r w:rsidR="00B25A94">
        <w:t>activities</w:t>
      </w:r>
      <w:r>
        <w:t xml:space="preserve"> while controlling </w:t>
      </w:r>
      <w:r w:rsidR="00B25A94">
        <w:t xml:space="preserve">for supply, or revenue source. </w:t>
      </w:r>
      <w:r w:rsidR="00763795">
        <w:t xml:space="preserve">My goal is to hold budget </w:t>
      </w:r>
      <w:r w:rsidR="005973FD">
        <w:t xml:space="preserve">constraints as constant to confirm that non-profits actively choose to respond to increasing demand of their services as the economy worsens. </w:t>
      </w:r>
    </w:p>
    <w:p w14:paraId="5B45B7BB" w14:textId="068F9622" w:rsidR="00A66249" w:rsidRDefault="002C74DB" w:rsidP="002C74DB">
      <w:pPr>
        <w:pStyle w:val="Heading1"/>
        <w:rPr>
          <w:rStyle w:val="go2hclqbpi"/>
        </w:rPr>
      </w:pPr>
      <w:r>
        <w:rPr>
          <w:rStyle w:val="go2hclqbpi"/>
        </w:rPr>
        <w:t>Literature Review</w:t>
      </w:r>
    </w:p>
    <w:p w14:paraId="35A1B9BA" w14:textId="59BCF079" w:rsidR="00B23105" w:rsidRDefault="00D412C3" w:rsidP="00B23105">
      <w:pPr>
        <w:rPr>
          <w:rFonts w:ascii="Times New Roman" w:hAnsi="Times New Roman" w:cs="Times New Roman"/>
        </w:rPr>
      </w:pPr>
      <w:r w:rsidRPr="00E23241">
        <w:t>Exley, Christine L., Nils H. Lehr, and Stephen J. Terry. "Nonprofits in good times and bad times." Journal of Political Economy Microeconomics 1, no. 1 (2023): 42-79.</w:t>
      </w:r>
    </w:p>
    <w:p w14:paraId="6E0FAC20" w14:textId="3E7C0A70" w:rsidR="00B23105" w:rsidRDefault="00B23105" w:rsidP="000765E8">
      <w:pPr>
        <w:ind w:firstLine="720"/>
      </w:pPr>
      <w:r>
        <w:t>This research found that during economic downturns, non-profit organizations commonly must shrink their financial size. Revenues, expenses, and assets all shrink</w:t>
      </w:r>
      <w:r w:rsidR="00D412C3">
        <w:t xml:space="preserve">. </w:t>
      </w:r>
      <w:r w:rsidRPr="008C0D22">
        <w:t>Furthermore, this holds even for the sector of nonprofits that the public most wishes would expand during downturns, including those providing services for food and housing.</w:t>
      </w:r>
      <w:r w:rsidR="00D412C3">
        <w:t xml:space="preserve"> This discovered problem is the motivation for my research. </w:t>
      </w:r>
    </w:p>
    <w:p w14:paraId="28DF9B90" w14:textId="2428B8D3" w:rsidR="002A311C" w:rsidRDefault="002A311C" w:rsidP="000A7610">
      <w:r w:rsidRPr="002A311C">
        <w:t>Arbogust, MacKenzie. "Why do nonprofits fail? A quantitative study of form 990 information in the years preceding closure." PhD diss., Old Dominion University, 2020.</w:t>
      </w:r>
    </w:p>
    <w:p w14:paraId="32FD2D0E" w14:textId="365829A3" w:rsidR="00D412C3" w:rsidRDefault="00CB3195" w:rsidP="000765E8">
      <w:pPr>
        <w:ind w:firstLine="720"/>
      </w:pPr>
      <w:r w:rsidRPr="00CB3195">
        <w:t>Th</w:t>
      </w:r>
      <w:r>
        <w:t xml:space="preserve">is researcher </w:t>
      </w:r>
      <w:r w:rsidRPr="00CB3195">
        <w:t xml:space="preserve">analyzed organizations that ‘failed’ or had to dissolve in recent years and found key indicators from past financial records that most correlated with </w:t>
      </w:r>
      <w:r>
        <w:t>failure</w:t>
      </w:r>
      <w:r w:rsidRPr="00CB3195">
        <w:t>.</w:t>
      </w:r>
      <w:r>
        <w:t xml:space="preserve"> </w:t>
      </w:r>
      <w:r w:rsidRPr="00CB3195">
        <w:lastRenderedPageBreak/>
        <w:t>Specifically, revenue concentration, radical program changes, and larger reliance on unrelated business income are strong indicators that predict failure.</w:t>
      </w:r>
    </w:p>
    <w:p w14:paraId="38652858" w14:textId="0D03BC0F" w:rsidR="00CB3195" w:rsidRDefault="00014321" w:rsidP="00CB3195">
      <w:proofErr w:type="spellStart"/>
      <w:r w:rsidRPr="00014321">
        <w:t>Ecer</w:t>
      </w:r>
      <w:proofErr w:type="spellEnd"/>
      <w:r w:rsidRPr="00014321">
        <w:t xml:space="preserve">, Sencer, Mark Magro, and Sinan </w:t>
      </w:r>
      <w:proofErr w:type="spellStart"/>
      <w:r w:rsidRPr="00014321">
        <w:t>Sarpça</w:t>
      </w:r>
      <w:proofErr w:type="spellEnd"/>
      <w:r w:rsidRPr="00014321">
        <w:t>. "The relationship between nonprofits’ revenue composition and their economic-financial efficiency." Nonprofit and Voluntary Sector Quarterly 46, no. 1 (2017): 141-155.</w:t>
      </w:r>
    </w:p>
    <w:p w14:paraId="633F730C" w14:textId="31B89B09" w:rsidR="00014321" w:rsidRDefault="00014321" w:rsidP="000765E8">
      <w:pPr>
        <w:ind w:firstLine="720"/>
      </w:pPr>
      <w:r>
        <w:t xml:space="preserve">More research finding specific financial practices that </w:t>
      </w:r>
      <w:r w:rsidR="00BA0EC1">
        <w:t xml:space="preserve">can best predict ‘success’ or financial efficiency over time, in economic good and </w:t>
      </w:r>
      <w:proofErr w:type="gramStart"/>
      <w:r w:rsidR="00BA0EC1">
        <w:t>bad times</w:t>
      </w:r>
      <w:proofErr w:type="gramEnd"/>
      <w:r w:rsidR="00BA0EC1">
        <w:t xml:space="preserve">. Specifically, non-profit organizations that are more </w:t>
      </w:r>
      <w:r w:rsidR="00432A38">
        <w:t xml:space="preserve">commercialized, or profit-seeking by selling goods/services, are more efficient compared to non-profits reliant on </w:t>
      </w:r>
      <w:r w:rsidR="00205793">
        <w:t>a single, larger income source (i.e., donors or the government).</w:t>
      </w:r>
    </w:p>
    <w:p w14:paraId="00552A14" w14:textId="4FBA4250" w:rsidR="00205793" w:rsidRDefault="00060F5F" w:rsidP="00205793">
      <w:r w:rsidRPr="00060F5F">
        <w:t>Godfrey, John, and Alexandra Williamson. "The impact of recessions on fundraising: A systematic review of the literature." Third Sector Review 26, no. 1 (2020): 6-33.</w:t>
      </w:r>
    </w:p>
    <w:p w14:paraId="0029FA7A" w14:textId="3BDCBC9E" w:rsidR="00060F5F" w:rsidRDefault="00060F5F" w:rsidP="000765E8">
      <w:pPr>
        <w:ind w:firstLine="720"/>
      </w:pPr>
      <w:r>
        <w:t xml:space="preserve">This research looks at economic recessions to see the direct impact on donations/fundraising for non-profit organizations. They </w:t>
      </w:r>
      <w:r w:rsidR="00CD0E84">
        <w:t xml:space="preserve">analyze economic data and </w:t>
      </w:r>
      <w:r w:rsidR="00E677ED">
        <w:t xml:space="preserve">donation amounts for multiple countries, most relevant is the United States. In the </w:t>
      </w:r>
      <w:r w:rsidR="00B14BD4">
        <w:t>United</w:t>
      </w:r>
      <w:r w:rsidR="00E677ED">
        <w:t xml:space="preserve"> States, </w:t>
      </w:r>
      <w:r w:rsidR="00CF07DC">
        <w:t xml:space="preserve">individual donations </w:t>
      </w:r>
      <w:r w:rsidR="00B14BD4">
        <w:t xml:space="preserve">shrink in dollar amount, but participation rates </w:t>
      </w:r>
      <w:r w:rsidR="006A2EC1">
        <w:t>stay</w:t>
      </w:r>
      <w:r w:rsidR="00B14BD4">
        <w:t xml:space="preserve"> constant. Foundation/corporate donations </w:t>
      </w:r>
      <w:r w:rsidR="006A2EC1">
        <w:t xml:space="preserve">sometimes react counter-cyclically and increase dollar amounts in a recession (but this is short lived if a longer recession occurs). Further, different non-profit sectors are </w:t>
      </w:r>
      <w:proofErr w:type="gramStart"/>
      <w:r w:rsidR="006A2EC1">
        <w:t>impacted</w:t>
      </w:r>
      <w:proofErr w:type="gramEnd"/>
      <w:r w:rsidR="006A2EC1">
        <w:t xml:space="preserve"> differently. </w:t>
      </w:r>
    </w:p>
    <w:p w14:paraId="13C9F075" w14:textId="27222831" w:rsidR="00BC4F10" w:rsidRDefault="00BC4F10" w:rsidP="00BC4F10">
      <w:r w:rsidRPr="00BC4F10">
        <w:t>Prentice, Christopher R. "Understanding nonprofit financial health: Exploring the effects of organizational and environmental variables." Nonprofit and Voluntary Sector Quarterly 45, no. 5 (2016): 888-909.</w:t>
      </w:r>
    </w:p>
    <w:p w14:paraId="39FDDB8B" w14:textId="5D4FDEF1" w:rsidR="00BC4F10" w:rsidRDefault="00BC4F10" w:rsidP="000765E8">
      <w:pPr>
        <w:ind w:firstLine="720"/>
      </w:pPr>
      <w:r>
        <w:t xml:space="preserve">This research </w:t>
      </w:r>
      <w:r w:rsidR="00CC399A">
        <w:t xml:space="preserve">finds </w:t>
      </w:r>
      <w:r w:rsidR="00C66679">
        <w:t xml:space="preserve">some </w:t>
      </w:r>
      <w:r w:rsidR="00CC399A">
        <w:t xml:space="preserve">contradicting conclusions </w:t>
      </w:r>
      <w:r w:rsidR="00C66679">
        <w:t xml:space="preserve">and some support </w:t>
      </w:r>
      <w:r w:rsidR="00CC399A">
        <w:t>to my assumptions</w:t>
      </w:r>
      <w:r w:rsidR="00C66679">
        <w:t>. Firstly,</w:t>
      </w:r>
      <w:r w:rsidR="00CC399A">
        <w:t xml:space="preserve"> that many financial and accounting</w:t>
      </w:r>
      <w:r w:rsidR="00C66679">
        <w:t xml:space="preserve"> variables in non-profit tax returns </w:t>
      </w:r>
      <w:r w:rsidR="0068275D">
        <w:t xml:space="preserve">cannot confidently predict long term financial health. Namely that many environmental and external factors </w:t>
      </w:r>
      <w:r w:rsidR="00665CDE">
        <w:t>have significant impact on organization’s financial health, which is not discoverable through basic accounting analysis. For example</w:t>
      </w:r>
      <w:r w:rsidR="0068275D">
        <w:t>, macroeconomic conditions and fiscal policies</w:t>
      </w:r>
      <w:r w:rsidR="009D6260">
        <w:t>, especially at the state level, change the financial resilience of non-profits.</w:t>
      </w:r>
    </w:p>
    <w:p w14:paraId="6C5A56E3" w14:textId="3D2AB1CD" w:rsidR="000A7610" w:rsidRDefault="000A7610" w:rsidP="000A7610">
      <w:pPr>
        <w:pStyle w:val="Heading1"/>
      </w:pPr>
      <w:r>
        <w:t>Data Source / Methodology</w:t>
      </w:r>
    </w:p>
    <w:p w14:paraId="23A9ED2D" w14:textId="77777777" w:rsidR="003F3E9F" w:rsidRDefault="003F3E9F" w:rsidP="003F3E9F">
      <w:pPr>
        <w:ind w:firstLine="720"/>
        <w:rPr>
          <w:b/>
          <w:bCs/>
        </w:rPr>
      </w:pPr>
      <w:r>
        <w:rPr>
          <w:b/>
          <w:bCs/>
        </w:rPr>
        <w:t>Non-profit Organization Tax Data</w:t>
      </w:r>
    </w:p>
    <w:p w14:paraId="125B24B0" w14:textId="6B973A71" w:rsidR="002721FE" w:rsidRPr="003F3E9F" w:rsidRDefault="000213AD" w:rsidP="003F3E9F">
      <w:pPr>
        <w:ind w:firstLine="720"/>
        <w:rPr>
          <w:b/>
          <w:bCs/>
        </w:rPr>
      </w:pPr>
      <w:r w:rsidRPr="000213AD">
        <w:t xml:space="preserve">My </w:t>
      </w:r>
      <w:r w:rsidR="008E724D">
        <w:t xml:space="preserve">main data set (org_data) </w:t>
      </w:r>
      <w:proofErr w:type="gramStart"/>
      <w:r w:rsidRPr="000213AD">
        <w:t>is organized</w:t>
      </w:r>
      <w:proofErr w:type="gramEnd"/>
      <w:r w:rsidRPr="000213AD">
        <w:t xml:space="preserve"> as Panel Data. </w:t>
      </w:r>
      <w:r w:rsidR="002721FE">
        <w:t xml:space="preserve">This data </w:t>
      </w:r>
      <w:proofErr w:type="gramStart"/>
      <w:r w:rsidR="002721FE">
        <w:t>is collected</w:t>
      </w:r>
      <w:proofErr w:type="gramEnd"/>
      <w:r w:rsidR="002721FE">
        <w:t xml:space="preserve"> from the </w:t>
      </w:r>
      <w:r w:rsidR="00077712">
        <w:t>National Center for Charitable Statistics (</w:t>
      </w:r>
      <w:r w:rsidR="00B82BAF">
        <w:t>NCCS).</w:t>
      </w:r>
      <w:r w:rsidR="00B82BAF">
        <w:rPr>
          <w:rStyle w:val="FootnoteReference"/>
        </w:rPr>
        <w:footnoteReference w:id="1"/>
      </w:r>
    </w:p>
    <w:p w14:paraId="24B958CA" w14:textId="3B9D087B" w:rsidR="002C74DB" w:rsidRDefault="000213AD" w:rsidP="000213AD">
      <w:pPr>
        <w:ind w:firstLine="720"/>
      </w:pPr>
      <w:r w:rsidRPr="000213AD">
        <w:t xml:space="preserve">I have variables for many different non-profit organizations across multiple years of time. Each organization is only </w:t>
      </w:r>
      <w:proofErr w:type="gramStart"/>
      <w:r w:rsidRPr="000213AD">
        <w:t>observed</w:t>
      </w:r>
      <w:proofErr w:type="gramEnd"/>
      <w:r w:rsidRPr="000213AD">
        <w:t xml:space="preserve"> once per year; however, not all the same non-profits </w:t>
      </w:r>
      <w:proofErr w:type="gramStart"/>
      <w:r w:rsidRPr="000213AD">
        <w:lastRenderedPageBreak/>
        <w:t>are included</w:t>
      </w:r>
      <w:proofErr w:type="gramEnd"/>
      <w:r w:rsidRPr="000213AD">
        <w:t xml:space="preserve"> in each year. The non-profits included are only those that chose to file their tax returns electronically and </w:t>
      </w:r>
      <w:commentRangeStart w:id="5"/>
      <w:r w:rsidRPr="000213AD">
        <w:t xml:space="preserve">have gross receipts of greater than $200,000 in one year </w:t>
      </w:r>
      <w:commentRangeEnd w:id="5"/>
      <w:r w:rsidR="004D1654" w:rsidRPr="000213AD">
        <w:rPr>
          <w:rStyle w:val="CommentReference"/>
          <w:sz w:val="24"/>
          <w:szCs w:val="24"/>
        </w:rPr>
        <w:commentReference w:id="5"/>
      </w:r>
      <w:r w:rsidRPr="000213AD">
        <w:t>or net assets of greater than $500,000. It is representative across the entire United States from 2009 to 2023, which includes one recession.</w:t>
      </w:r>
    </w:p>
    <w:p w14:paraId="11659055" w14:textId="7510013F" w:rsidR="003F3E9F" w:rsidRPr="003F3E9F" w:rsidRDefault="003F3E9F" w:rsidP="000213AD">
      <w:pPr>
        <w:ind w:firstLine="720"/>
        <w:rPr>
          <w:b/>
          <w:bCs/>
        </w:rPr>
      </w:pPr>
      <w:r>
        <w:rPr>
          <w:b/>
          <w:bCs/>
        </w:rPr>
        <w:t>Non-profit Fixed Effects Data</w:t>
      </w:r>
    </w:p>
    <w:p w14:paraId="79C48ACE" w14:textId="07396760" w:rsidR="008E724D" w:rsidRDefault="008E724D" w:rsidP="000213AD">
      <w:pPr>
        <w:ind w:firstLine="720"/>
      </w:pPr>
      <w:r>
        <w:t>T</w:t>
      </w:r>
      <w:r w:rsidR="002D7F39">
        <w:t xml:space="preserve">o supplement this data, I will import </w:t>
      </w:r>
      <w:r w:rsidR="000700A8">
        <w:t xml:space="preserve">classifiers </w:t>
      </w:r>
      <w:commentRangeStart w:id="6"/>
      <w:r w:rsidR="002721FE">
        <w:t>for</w:t>
      </w:r>
      <w:r w:rsidR="000700A8">
        <w:t xml:space="preserve"> IRS Activity Codes </w:t>
      </w:r>
      <w:commentRangeEnd w:id="6"/>
      <w:r w:rsidR="00B93264">
        <w:rPr>
          <w:rStyle w:val="CommentReference"/>
          <w:sz w:val="24"/>
          <w:szCs w:val="24"/>
        </w:rPr>
        <w:commentReference w:id="6"/>
      </w:r>
      <w:r w:rsidR="000700A8">
        <w:t xml:space="preserve">for </w:t>
      </w:r>
      <w:r w:rsidR="002721FE">
        <w:t xml:space="preserve">every single non-profit organization that files Form-990 online, with $500k+ gross receipt, claims tax exemption, and </w:t>
      </w:r>
      <w:r w:rsidR="00B82BAF">
        <w:t xml:space="preserve">chooses to specify its main activity types. </w:t>
      </w:r>
      <w:proofErr w:type="gramStart"/>
      <w:r w:rsidR="00B82BAF">
        <w:t xml:space="preserve">This data is collected by the </w:t>
      </w:r>
      <w:r w:rsidR="00D11238">
        <w:t>Internal Revenue Service (IRS)</w:t>
      </w:r>
      <w:proofErr w:type="gramEnd"/>
      <w:r w:rsidR="00D11238">
        <w:t>.</w:t>
      </w:r>
      <w:r w:rsidR="00D11238">
        <w:rPr>
          <w:rStyle w:val="FootnoteReference"/>
        </w:rPr>
        <w:footnoteReference w:id="2"/>
      </w:r>
    </w:p>
    <w:p w14:paraId="6AE3487B" w14:textId="0D9069F0" w:rsidR="00D11238" w:rsidRDefault="0013606C" w:rsidP="000213AD">
      <w:pPr>
        <w:ind w:firstLine="720"/>
      </w:pPr>
      <w:r>
        <w:t>I have</w:t>
      </w:r>
      <w:r w:rsidR="00D11238">
        <w:t xml:space="preserve"> variables for </w:t>
      </w:r>
      <w:r>
        <w:t xml:space="preserve">all most recent organization filings (2024). At this time, I do not know if I have data for older organizations from prior years (i.e., a hypothetical organization founded in 2009 but dissolved in 2012, which would </w:t>
      </w:r>
      <w:proofErr w:type="gramStart"/>
      <w:r>
        <w:t>be included</w:t>
      </w:r>
      <w:proofErr w:type="gramEnd"/>
      <w:r>
        <w:t xml:space="preserve"> in my main data set).</w:t>
      </w:r>
      <w:r w:rsidR="00E94F9A">
        <w:t xml:space="preserve"> </w:t>
      </w:r>
    </w:p>
    <w:p w14:paraId="3C06CB3F" w14:textId="65620805" w:rsidR="003F3E9F" w:rsidRPr="003F3E9F" w:rsidRDefault="003F3E9F" w:rsidP="000213AD">
      <w:pPr>
        <w:ind w:firstLine="720"/>
        <w:rPr>
          <w:b/>
          <w:bCs/>
        </w:rPr>
      </w:pPr>
      <w:r>
        <w:rPr>
          <w:b/>
          <w:bCs/>
        </w:rPr>
        <w:t>State GDP Data</w:t>
      </w:r>
    </w:p>
    <w:p w14:paraId="783CDC40" w14:textId="77777777" w:rsidR="009B48F6" w:rsidRDefault="00286DB9" w:rsidP="009B48F6">
      <w:pPr>
        <w:ind w:firstLine="720"/>
      </w:pPr>
      <w:r>
        <w:t xml:space="preserve">To supplement this data, I have state GDP statistics for all </w:t>
      </w:r>
      <w:proofErr w:type="gramStart"/>
      <w:r>
        <w:t>50</w:t>
      </w:r>
      <w:proofErr w:type="gramEnd"/>
      <w:r>
        <w:t xml:space="preserve"> states and US territories. However, I have excluded </w:t>
      </w:r>
      <w:r w:rsidR="00C350B6">
        <w:t xml:space="preserve">the territories from my analysis. </w:t>
      </w:r>
      <w:r w:rsidR="009B48F6">
        <w:t xml:space="preserve">This data </w:t>
      </w:r>
      <w:proofErr w:type="gramStart"/>
      <w:r w:rsidR="009B48F6">
        <w:t>is collected</w:t>
      </w:r>
      <w:proofErr w:type="gramEnd"/>
      <w:r w:rsidR="009B48F6">
        <w:t xml:space="preserve"> from the Bureau of Economic Analysis (BEA).</w:t>
      </w:r>
      <w:r w:rsidR="009B48F6">
        <w:rPr>
          <w:rStyle w:val="FootnoteReference"/>
        </w:rPr>
        <w:footnoteReference w:id="3"/>
      </w:r>
    </w:p>
    <w:p w14:paraId="780C1E7C" w14:textId="15BF3464" w:rsidR="00286DB9" w:rsidRPr="002C74DB" w:rsidRDefault="009B48F6" w:rsidP="000213AD">
      <w:pPr>
        <w:ind w:firstLine="720"/>
      </w:pPr>
      <w:r>
        <w:t xml:space="preserve">I have variables for Real GDP for all </w:t>
      </w:r>
      <w:proofErr w:type="gramStart"/>
      <w:r>
        <w:t>50</w:t>
      </w:r>
      <w:proofErr w:type="gramEnd"/>
      <w:r>
        <w:t xml:space="preserve"> states from </w:t>
      </w:r>
      <w:r w:rsidR="001E4BB9">
        <w:t>1997 to 2024.</w:t>
      </w:r>
      <w:r w:rsidR="003F3E9F">
        <w:t xml:space="preserve"> </w:t>
      </w:r>
    </w:p>
    <w:p w14:paraId="3651DFCD" w14:textId="1C159FEB" w:rsidR="006B0427" w:rsidRPr="006B0427" w:rsidRDefault="006B0427" w:rsidP="00184254">
      <w:pPr>
        <w:pStyle w:val="HTMLPreformatted"/>
        <w:rPr>
          <w:rStyle w:val="go2hclqbpi"/>
          <w:b/>
          <w:bCs/>
        </w:rPr>
      </w:pPr>
    </w:p>
    <w:p w14:paraId="2242E346" w14:textId="72357208" w:rsidR="000B41A9" w:rsidRPr="006B0427" w:rsidRDefault="000B41A9" w:rsidP="00184254">
      <w:pPr>
        <w:pStyle w:val="Heading1"/>
      </w:pPr>
      <w:r w:rsidRPr="006B0427">
        <w:t>Summary Statistics</w:t>
      </w:r>
    </w:p>
    <w:p w14:paraId="20A7ECF2" w14:textId="7CE34C6D" w:rsidR="000B41A9" w:rsidRDefault="00A63623" w:rsidP="00184254">
      <w:r>
        <w:t>In compiling</w:t>
      </w:r>
      <w:r w:rsidR="000B41A9">
        <w:t xml:space="preserve"> this summary statistics, I had to do multiple data clean up steps.</w:t>
      </w:r>
    </w:p>
    <w:p w14:paraId="157C7DCE" w14:textId="64AD282A" w:rsidR="00895F75" w:rsidRDefault="00895F75" w:rsidP="00184254">
      <w:pPr>
        <w:pStyle w:val="ListParagraph"/>
        <w:numPr>
          <w:ilvl w:val="0"/>
          <w:numId w:val="2"/>
        </w:numPr>
      </w:pPr>
      <w:r>
        <w:t>Start</w:t>
      </w:r>
      <w:r w:rsidR="00AD6AF3">
        <w:t>ed</w:t>
      </w:r>
      <w:r w:rsidR="002172CD">
        <w:t xml:space="preserve"> with 5,092,315 observations. </w:t>
      </w:r>
    </w:p>
    <w:p w14:paraId="011E584F" w14:textId="77777777" w:rsidR="00F16D1F" w:rsidRDefault="004907E6" w:rsidP="00184254">
      <w:pPr>
        <w:pStyle w:val="ListParagraph"/>
        <w:numPr>
          <w:ilvl w:val="0"/>
          <w:numId w:val="2"/>
        </w:numPr>
      </w:pPr>
      <w:r>
        <w:t>Remove</w:t>
      </w:r>
      <w:r w:rsidR="00895F75">
        <w:t xml:space="preserve"> any rows that include a negative value for expenses or revenues columns.</w:t>
      </w:r>
      <w:r>
        <w:t xml:space="preserve"> (Removes </w:t>
      </w:r>
      <w:r w:rsidR="00F16D1F">
        <w:t>about 5,000 observations).</w:t>
      </w:r>
    </w:p>
    <w:p w14:paraId="3EA75B29" w14:textId="3C52FE87" w:rsidR="000B41A9" w:rsidRDefault="00F16D1F" w:rsidP="00184254">
      <w:pPr>
        <w:pStyle w:val="ListParagraph"/>
        <w:numPr>
          <w:ilvl w:val="0"/>
          <w:numId w:val="2"/>
        </w:numPr>
      </w:pPr>
      <w:r>
        <w:t>Remove any organization that does not file their state address as</w:t>
      </w:r>
      <w:r w:rsidR="009E2543">
        <w:t xml:space="preserve"> one of the 50 United States. (Removes about </w:t>
      </w:r>
      <w:r w:rsidR="00EA647A">
        <w:t xml:space="preserve">69,000 observations). </w:t>
      </w:r>
    </w:p>
    <w:p w14:paraId="2F7D9DFC" w14:textId="030B016A" w:rsidR="00A63623" w:rsidRDefault="00A63623" w:rsidP="00184254">
      <w:pPr>
        <w:pStyle w:val="ListParagraph"/>
        <w:numPr>
          <w:ilvl w:val="0"/>
          <w:numId w:val="2"/>
        </w:numPr>
      </w:pPr>
      <w:r>
        <w:t xml:space="preserve">Replace any NULL cells with </w:t>
      </w:r>
      <w:proofErr w:type="gramStart"/>
      <w:r>
        <w:t>0</w:t>
      </w:r>
      <w:proofErr w:type="gramEnd"/>
      <w:r>
        <w:t>.</w:t>
      </w:r>
    </w:p>
    <w:p w14:paraId="76D3EB0B" w14:textId="2BE355EC" w:rsidR="00A63623" w:rsidRDefault="00044AB4" w:rsidP="00184254">
      <w:pPr>
        <w:pStyle w:val="ListParagraph"/>
        <w:numPr>
          <w:ilvl w:val="0"/>
          <w:numId w:val="2"/>
        </w:numPr>
      </w:pPr>
      <w:r>
        <w:t xml:space="preserve">Group data by YEAR and ORG_EIN. </w:t>
      </w:r>
    </w:p>
    <w:p w14:paraId="052A30CC" w14:textId="77969D9C" w:rsidR="00184254" w:rsidRDefault="00AD6AF3" w:rsidP="00184254">
      <w:pPr>
        <w:pStyle w:val="ListParagraph"/>
        <w:numPr>
          <w:ilvl w:val="0"/>
          <w:numId w:val="2"/>
        </w:numPr>
      </w:pPr>
      <w:r>
        <w:t xml:space="preserve">Begin analysis with </w:t>
      </w:r>
      <w:r w:rsidR="00B9189D">
        <w:t>5,018,527 observations.</w:t>
      </w:r>
    </w:p>
    <w:p w14:paraId="5B96D8E6" w14:textId="10C1F7BE" w:rsidR="00F24896" w:rsidRDefault="00F24896" w:rsidP="00F24896">
      <w:pPr>
        <w:sectPr w:rsidR="00F24896">
          <w:pgSz w:w="12240" w:h="15840"/>
          <w:pgMar w:top="1440" w:right="1440" w:bottom="1440" w:left="1440" w:header="720" w:footer="720" w:gutter="0"/>
          <w:cols w:space="720"/>
          <w:docGrid w:linePitch="360"/>
        </w:sectPr>
      </w:pPr>
      <w:r>
        <w:br w:type="page"/>
      </w:r>
    </w:p>
    <w:p w14:paraId="45940BD6" w14:textId="391DA1A6" w:rsidR="00F24896" w:rsidRPr="00020470" w:rsidRDefault="006B41CC" w:rsidP="00F24896">
      <w:pPr>
        <w:rPr>
          <w:b/>
          <w:bCs/>
        </w:rPr>
      </w:pPr>
      <w:r w:rsidRPr="00020470">
        <w:rPr>
          <w:b/>
          <w:bCs/>
        </w:rPr>
        <w:lastRenderedPageBreak/>
        <w:t xml:space="preserve">Summary Statistics </w:t>
      </w:r>
      <w:commentRangeStart w:id="7"/>
      <w:r w:rsidRPr="00020470">
        <w:rPr>
          <w:b/>
          <w:bCs/>
        </w:rPr>
        <w:t>Table</w:t>
      </w:r>
      <w:commentRangeEnd w:id="7"/>
      <w:r w:rsidR="00CB2001" w:rsidRPr="00020470">
        <w:rPr>
          <w:rStyle w:val="CommentReference"/>
          <w:b/>
          <w:bCs/>
          <w:sz w:val="24"/>
          <w:szCs w:val="24"/>
        </w:rPr>
        <w:commentReference w:id="7"/>
      </w:r>
    </w:p>
    <w:tbl>
      <w:tblPr>
        <w:tblStyle w:val="TableGrid"/>
        <w:tblW w:w="4900" w:type="pct"/>
        <w:tblInd w:w="-275" w:type="dxa"/>
        <w:tblLayout w:type="fixed"/>
        <w:tblLook w:val="0020" w:firstRow="1" w:lastRow="0" w:firstColumn="0" w:lastColumn="0" w:noHBand="0" w:noVBand="0"/>
      </w:tblPr>
      <w:tblGrid>
        <w:gridCol w:w="4015"/>
        <w:gridCol w:w="1735"/>
        <w:gridCol w:w="1735"/>
        <w:gridCol w:w="2002"/>
        <w:gridCol w:w="934"/>
        <w:gridCol w:w="2270"/>
      </w:tblGrid>
      <w:tr w:rsidR="00F01372" w14:paraId="15C06BF6" w14:textId="77777777" w:rsidTr="002C74DB">
        <w:tc>
          <w:tcPr>
            <w:tcW w:w="4015" w:type="dxa"/>
          </w:tcPr>
          <w:p w14:paraId="21F4F3DF" w14:textId="686A831B" w:rsidR="00F01372" w:rsidRPr="006B41CC" w:rsidRDefault="007B38EA" w:rsidP="00184254">
            <w:pPr>
              <w:pStyle w:val="Compact"/>
              <w:rPr>
                <w:rFonts w:cstheme="minorHAnsi"/>
              </w:rPr>
            </w:pPr>
            <w:r w:rsidRPr="006B41CC">
              <w:rPr>
                <w:rFonts w:cstheme="minorHAnsi"/>
              </w:rPr>
              <w:t>V</w:t>
            </w:r>
            <w:r w:rsidR="00F01372" w:rsidRPr="006B41CC">
              <w:rPr>
                <w:rFonts w:cstheme="minorHAnsi"/>
              </w:rPr>
              <w:t>ariable</w:t>
            </w:r>
          </w:p>
        </w:tc>
        <w:tc>
          <w:tcPr>
            <w:tcW w:w="1735" w:type="dxa"/>
          </w:tcPr>
          <w:p w14:paraId="4D3C82EF" w14:textId="77777777" w:rsidR="00F01372" w:rsidRPr="006B41CC" w:rsidRDefault="00F01372" w:rsidP="00184254">
            <w:pPr>
              <w:pStyle w:val="Compact"/>
              <w:rPr>
                <w:rFonts w:cstheme="minorHAnsi"/>
              </w:rPr>
            </w:pPr>
            <w:r w:rsidRPr="006B41CC">
              <w:rPr>
                <w:rFonts w:cstheme="minorHAnsi"/>
              </w:rPr>
              <w:t>N</w:t>
            </w:r>
          </w:p>
        </w:tc>
        <w:tc>
          <w:tcPr>
            <w:tcW w:w="1735" w:type="dxa"/>
          </w:tcPr>
          <w:p w14:paraId="2577EB42" w14:textId="77777777" w:rsidR="00F01372" w:rsidRPr="006B41CC" w:rsidRDefault="00F01372" w:rsidP="00184254">
            <w:pPr>
              <w:pStyle w:val="Compact"/>
              <w:rPr>
                <w:rFonts w:cstheme="minorHAnsi"/>
              </w:rPr>
            </w:pPr>
            <w:r w:rsidRPr="006B41CC">
              <w:rPr>
                <w:rFonts w:cstheme="minorHAnsi"/>
              </w:rPr>
              <w:t>Mean</w:t>
            </w:r>
          </w:p>
        </w:tc>
        <w:tc>
          <w:tcPr>
            <w:tcW w:w="2002" w:type="dxa"/>
          </w:tcPr>
          <w:p w14:paraId="0489140E" w14:textId="77777777" w:rsidR="00F01372" w:rsidRPr="006B41CC" w:rsidRDefault="00F01372" w:rsidP="00184254">
            <w:pPr>
              <w:pStyle w:val="Compact"/>
              <w:rPr>
                <w:rFonts w:cstheme="minorHAnsi"/>
              </w:rPr>
            </w:pPr>
            <w:r w:rsidRPr="006B41CC">
              <w:rPr>
                <w:rFonts w:cstheme="minorHAnsi"/>
              </w:rPr>
              <w:t>SD</w:t>
            </w:r>
          </w:p>
        </w:tc>
        <w:tc>
          <w:tcPr>
            <w:tcW w:w="934" w:type="dxa"/>
          </w:tcPr>
          <w:p w14:paraId="19D2FEBB" w14:textId="77777777" w:rsidR="00F01372" w:rsidRPr="006B41CC" w:rsidRDefault="00F01372" w:rsidP="00184254">
            <w:pPr>
              <w:pStyle w:val="Compact"/>
              <w:rPr>
                <w:rFonts w:cstheme="minorHAnsi"/>
              </w:rPr>
            </w:pPr>
            <w:r w:rsidRPr="006B41CC">
              <w:rPr>
                <w:rFonts w:cstheme="minorHAnsi"/>
              </w:rPr>
              <w:t>Min</w:t>
            </w:r>
          </w:p>
        </w:tc>
        <w:tc>
          <w:tcPr>
            <w:tcW w:w="2270" w:type="dxa"/>
          </w:tcPr>
          <w:p w14:paraId="4E8314C3" w14:textId="77777777" w:rsidR="00F01372" w:rsidRPr="006B41CC" w:rsidRDefault="00F01372" w:rsidP="00184254">
            <w:pPr>
              <w:pStyle w:val="Compact"/>
              <w:rPr>
                <w:rFonts w:cstheme="minorHAnsi"/>
              </w:rPr>
            </w:pPr>
            <w:r w:rsidRPr="006B41CC">
              <w:rPr>
                <w:rFonts w:cstheme="minorHAnsi"/>
              </w:rPr>
              <w:t>Max</w:t>
            </w:r>
          </w:p>
        </w:tc>
      </w:tr>
      <w:tr w:rsidR="002172CD" w:rsidRPr="00715CFD" w14:paraId="77DAD1D6" w14:textId="77777777" w:rsidTr="002C74DB">
        <w:tc>
          <w:tcPr>
            <w:tcW w:w="4015" w:type="dxa"/>
          </w:tcPr>
          <w:p w14:paraId="11FA7E28" w14:textId="3E912D9D" w:rsidR="002172CD" w:rsidRPr="006B41CC" w:rsidRDefault="002172CD" w:rsidP="00184254">
            <w:pPr>
              <w:pStyle w:val="Compact"/>
              <w:rPr>
                <w:rFonts w:cstheme="minorHAnsi"/>
              </w:rPr>
            </w:pPr>
            <w:r w:rsidRPr="006B41CC">
              <w:rPr>
                <w:rFonts w:cstheme="minorHAnsi"/>
              </w:rPr>
              <w:t>Grants paid to other organizations</w:t>
            </w:r>
            <w:r w:rsidR="002C74DB">
              <w:rPr>
                <w:rFonts w:cstheme="minorHAnsi"/>
              </w:rPr>
              <w:t xml:space="preserve"> ($)</w:t>
            </w:r>
          </w:p>
        </w:tc>
        <w:tc>
          <w:tcPr>
            <w:tcW w:w="1735" w:type="dxa"/>
          </w:tcPr>
          <w:p w14:paraId="51C68A70" w14:textId="6D6D9E32" w:rsidR="002172CD" w:rsidRPr="006B41CC" w:rsidRDefault="002172CD" w:rsidP="00184254">
            <w:pPr>
              <w:pStyle w:val="Compact"/>
              <w:rPr>
                <w:rFonts w:cstheme="minorHAnsi"/>
              </w:rPr>
            </w:pPr>
            <w:commentRangeStart w:id="8"/>
            <w:r w:rsidRPr="006B41CC">
              <w:rPr>
                <w:rFonts w:cstheme="minorHAnsi"/>
              </w:rPr>
              <w:t>5,017,199</w:t>
            </w:r>
            <w:commentRangeEnd w:id="8"/>
            <w:r w:rsidR="00B93264" w:rsidRPr="006B41CC">
              <w:rPr>
                <w:rStyle w:val="CommentReference"/>
                <w:rFonts w:cstheme="minorHAnsi"/>
                <w:sz w:val="24"/>
                <w:szCs w:val="24"/>
              </w:rPr>
              <w:commentReference w:id="8"/>
            </w:r>
          </w:p>
        </w:tc>
        <w:tc>
          <w:tcPr>
            <w:tcW w:w="1735" w:type="dxa"/>
          </w:tcPr>
          <w:p w14:paraId="48B9D696" w14:textId="77777777" w:rsidR="002172CD" w:rsidRPr="006B41CC" w:rsidRDefault="002172CD" w:rsidP="00184254">
            <w:pPr>
              <w:pStyle w:val="Compact"/>
              <w:rPr>
                <w:rFonts w:cstheme="minorHAnsi"/>
              </w:rPr>
            </w:pPr>
            <w:r w:rsidRPr="006B41CC">
              <w:rPr>
                <w:rFonts w:cstheme="minorHAnsi"/>
              </w:rPr>
              <w:t>247187.65</w:t>
            </w:r>
          </w:p>
        </w:tc>
        <w:tc>
          <w:tcPr>
            <w:tcW w:w="2002" w:type="dxa"/>
          </w:tcPr>
          <w:p w14:paraId="1C6A018D" w14:textId="77777777" w:rsidR="002172CD" w:rsidRPr="006B41CC" w:rsidRDefault="002172CD" w:rsidP="00184254">
            <w:pPr>
              <w:pStyle w:val="Compact"/>
              <w:rPr>
                <w:rFonts w:cstheme="minorHAnsi"/>
              </w:rPr>
            </w:pPr>
            <w:r w:rsidRPr="006B41CC">
              <w:rPr>
                <w:rFonts w:cstheme="minorHAnsi"/>
              </w:rPr>
              <w:t>14870240.10</w:t>
            </w:r>
          </w:p>
        </w:tc>
        <w:tc>
          <w:tcPr>
            <w:tcW w:w="934" w:type="dxa"/>
          </w:tcPr>
          <w:p w14:paraId="29CA3585" w14:textId="4B20FA77" w:rsidR="002172CD" w:rsidRPr="006B41CC" w:rsidRDefault="002172CD" w:rsidP="00184254">
            <w:pPr>
              <w:pStyle w:val="Compact"/>
              <w:rPr>
                <w:rFonts w:cstheme="minorHAnsi"/>
              </w:rPr>
            </w:pPr>
            <w:r w:rsidRPr="006B41CC">
              <w:rPr>
                <w:rFonts w:cstheme="minorHAnsi"/>
              </w:rPr>
              <w:t>$0</w:t>
            </w:r>
          </w:p>
        </w:tc>
        <w:tc>
          <w:tcPr>
            <w:tcW w:w="2270" w:type="dxa"/>
          </w:tcPr>
          <w:p w14:paraId="4D740B1A" w14:textId="4C6EA47C" w:rsidR="002172CD" w:rsidRPr="006B41CC" w:rsidRDefault="002172CD" w:rsidP="00184254">
            <w:pPr>
              <w:pStyle w:val="Compact"/>
              <w:rPr>
                <w:rFonts w:cstheme="minorHAnsi"/>
              </w:rPr>
            </w:pPr>
            <w:r w:rsidRPr="006B41CC">
              <w:rPr>
                <w:rFonts w:cstheme="minorHAnsi"/>
              </w:rPr>
              <w:t>11</w:t>
            </w:r>
            <w:r w:rsidR="007F621D">
              <w:rPr>
                <w:rFonts w:cstheme="minorHAnsi"/>
              </w:rPr>
              <w:t>,</w:t>
            </w:r>
            <w:r w:rsidRPr="006B41CC">
              <w:rPr>
                <w:rFonts w:cstheme="minorHAnsi"/>
              </w:rPr>
              <w:t>389</w:t>
            </w:r>
            <w:r w:rsidR="007F621D">
              <w:rPr>
                <w:rFonts w:cstheme="minorHAnsi"/>
              </w:rPr>
              <w:t>,</w:t>
            </w:r>
            <w:r w:rsidRPr="006B41CC">
              <w:rPr>
                <w:rFonts w:cstheme="minorHAnsi"/>
              </w:rPr>
              <w:t>188</w:t>
            </w:r>
            <w:r w:rsidR="007F621D">
              <w:rPr>
                <w:rFonts w:cstheme="minorHAnsi"/>
              </w:rPr>
              <w:t>,</w:t>
            </w:r>
            <w:r w:rsidRPr="006B41CC">
              <w:rPr>
                <w:rFonts w:cstheme="minorHAnsi"/>
              </w:rPr>
              <w:t>667.00</w:t>
            </w:r>
          </w:p>
        </w:tc>
      </w:tr>
      <w:tr w:rsidR="002172CD" w:rsidRPr="00715CFD" w14:paraId="547BE03B" w14:textId="77777777" w:rsidTr="002C74DB">
        <w:tc>
          <w:tcPr>
            <w:tcW w:w="4015" w:type="dxa"/>
          </w:tcPr>
          <w:p w14:paraId="20B10671" w14:textId="543CF619" w:rsidR="002172CD" w:rsidRPr="006B41CC" w:rsidRDefault="002172CD" w:rsidP="00184254">
            <w:pPr>
              <w:pStyle w:val="Compact"/>
              <w:rPr>
                <w:rFonts w:cstheme="minorHAnsi"/>
              </w:rPr>
            </w:pPr>
            <w:r w:rsidRPr="006B41CC">
              <w:rPr>
                <w:rFonts w:cstheme="minorHAnsi"/>
              </w:rPr>
              <w:t>Grants paid to individuals</w:t>
            </w:r>
            <w:r w:rsidR="002C74DB">
              <w:rPr>
                <w:rFonts w:cstheme="minorHAnsi"/>
              </w:rPr>
              <w:t xml:space="preserve"> ($)</w:t>
            </w:r>
          </w:p>
        </w:tc>
        <w:tc>
          <w:tcPr>
            <w:tcW w:w="1735" w:type="dxa"/>
          </w:tcPr>
          <w:p w14:paraId="4250CEBA" w14:textId="352BD097" w:rsidR="002172CD" w:rsidRPr="006B41CC" w:rsidRDefault="002172CD" w:rsidP="00184254">
            <w:pPr>
              <w:pStyle w:val="Compact"/>
              <w:rPr>
                <w:rFonts w:cstheme="minorHAnsi"/>
              </w:rPr>
            </w:pPr>
            <w:r w:rsidRPr="006B41CC">
              <w:rPr>
                <w:rFonts w:cstheme="minorHAnsi"/>
              </w:rPr>
              <w:t>5,017,199</w:t>
            </w:r>
          </w:p>
        </w:tc>
        <w:tc>
          <w:tcPr>
            <w:tcW w:w="1735" w:type="dxa"/>
          </w:tcPr>
          <w:p w14:paraId="31179FD2" w14:textId="77777777" w:rsidR="002172CD" w:rsidRPr="006B41CC" w:rsidRDefault="002172CD" w:rsidP="00184254">
            <w:pPr>
              <w:pStyle w:val="Compact"/>
              <w:rPr>
                <w:rFonts w:cstheme="minorHAnsi"/>
              </w:rPr>
            </w:pPr>
            <w:r w:rsidRPr="006B41CC">
              <w:rPr>
                <w:rFonts w:cstheme="minorHAnsi"/>
              </w:rPr>
              <w:t>169942.33</w:t>
            </w:r>
          </w:p>
        </w:tc>
        <w:tc>
          <w:tcPr>
            <w:tcW w:w="2002" w:type="dxa"/>
          </w:tcPr>
          <w:p w14:paraId="725B047E" w14:textId="77777777" w:rsidR="002172CD" w:rsidRPr="006B41CC" w:rsidRDefault="002172CD" w:rsidP="00184254">
            <w:pPr>
              <w:pStyle w:val="Compact"/>
              <w:rPr>
                <w:rFonts w:cstheme="minorHAnsi"/>
              </w:rPr>
            </w:pPr>
            <w:r w:rsidRPr="006B41CC">
              <w:rPr>
                <w:rFonts w:cstheme="minorHAnsi"/>
              </w:rPr>
              <w:t>5530864.93</w:t>
            </w:r>
          </w:p>
        </w:tc>
        <w:tc>
          <w:tcPr>
            <w:tcW w:w="934" w:type="dxa"/>
          </w:tcPr>
          <w:p w14:paraId="28C8415F" w14:textId="5D5DAFF4" w:rsidR="002172CD" w:rsidRPr="006B41CC" w:rsidRDefault="002172CD" w:rsidP="00184254">
            <w:pPr>
              <w:pStyle w:val="Compact"/>
              <w:rPr>
                <w:rFonts w:cstheme="minorHAnsi"/>
              </w:rPr>
            </w:pPr>
            <w:r w:rsidRPr="006B41CC">
              <w:rPr>
                <w:rFonts w:cstheme="minorHAnsi"/>
              </w:rPr>
              <w:t>$0</w:t>
            </w:r>
          </w:p>
        </w:tc>
        <w:tc>
          <w:tcPr>
            <w:tcW w:w="2270" w:type="dxa"/>
          </w:tcPr>
          <w:p w14:paraId="2580AD0F" w14:textId="30CC008E" w:rsidR="002172CD" w:rsidRPr="006B41CC" w:rsidRDefault="002172CD" w:rsidP="00184254">
            <w:pPr>
              <w:pStyle w:val="Compact"/>
              <w:rPr>
                <w:rFonts w:cstheme="minorHAnsi"/>
              </w:rPr>
            </w:pPr>
            <w:r w:rsidRPr="006B41CC">
              <w:rPr>
                <w:rFonts w:cstheme="minorHAnsi"/>
              </w:rPr>
              <w:t>4</w:t>
            </w:r>
            <w:r w:rsidR="007F621D">
              <w:rPr>
                <w:rFonts w:cstheme="minorHAnsi"/>
              </w:rPr>
              <w:t>,</w:t>
            </w:r>
            <w:r w:rsidRPr="006B41CC">
              <w:rPr>
                <w:rFonts w:cstheme="minorHAnsi"/>
              </w:rPr>
              <w:t>586</w:t>
            </w:r>
            <w:r w:rsidR="007F621D">
              <w:rPr>
                <w:rFonts w:cstheme="minorHAnsi"/>
              </w:rPr>
              <w:t>,</w:t>
            </w:r>
            <w:r w:rsidRPr="006B41CC">
              <w:rPr>
                <w:rFonts w:cstheme="minorHAnsi"/>
              </w:rPr>
              <w:t>000</w:t>
            </w:r>
            <w:r w:rsidR="007F621D">
              <w:rPr>
                <w:rFonts w:cstheme="minorHAnsi"/>
              </w:rPr>
              <w:t>,</w:t>
            </w:r>
            <w:r w:rsidRPr="006B41CC">
              <w:rPr>
                <w:rFonts w:cstheme="minorHAnsi"/>
              </w:rPr>
              <w:t>141.00</w:t>
            </w:r>
          </w:p>
        </w:tc>
      </w:tr>
      <w:tr w:rsidR="002172CD" w:rsidRPr="00715CFD" w14:paraId="5D1E1902" w14:textId="77777777" w:rsidTr="002C74DB">
        <w:tc>
          <w:tcPr>
            <w:tcW w:w="4015" w:type="dxa"/>
          </w:tcPr>
          <w:p w14:paraId="2F5611B9" w14:textId="36EC0872" w:rsidR="002172CD" w:rsidRPr="006B41CC" w:rsidRDefault="002172CD" w:rsidP="00184254">
            <w:pPr>
              <w:pStyle w:val="Compact"/>
              <w:rPr>
                <w:rFonts w:cstheme="minorHAnsi"/>
              </w:rPr>
            </w:pPr>
            <w:r w:rsidRPr="006B41CC">
              <w:rPr>
                <w:rFonts w:cstheme="minorHAnsi"/>
              </w:rPr>
              <w:t>Total program expenses</w:t>
            </w:r>
            <w:r w:rsidR="002C74DB">
              <w:rPr>
                <w:rFonts w:cstheme="minorHAnsi"/>
              </w:rPr>
              <w:t xml:space="preserve"> ($)</w:t>
            </w:r>
          </w:p>
        </w:tc>
        <w:tc>
          <w:tcPr>
            <w:tcW w:w="1735" w:type="dxa"/>
          </w:tcPr>
          <w:p w14:paraId="13F2BB54" w14:textId="7F6B6AE1" w:rsidR="002172CD" w:rsidRPr="006B41CC" w:rsidRDefault="002172CD" w:rsidP="00184254">
            <w:pPr>
              <w:pStyle w:val="Compact"/>
              <w:rPr>
                <w:rFonts w:cstheme="minorHAnsi"/>
              </w:rPr>
            </w:pPr>
            <w:r w:rsidRPr="006B41CC">
              <w:rPr>
                <w:rFonts w:cstheme="minorHAnsi"/>
              </w:rPr>
              <w:t>5,017,199</w:t>
            </w:r>
          </w:p>
        </w:tc>
        <w:tc>
          <w:tcPr>
            <w:tcW w:w="1735" w:type="dxa"/>
          </w:tcPr>
          <w:p w14:paraId="6209462D" w14:textId="77777777" w:rsidR="002172CD" w:rsidRPr="006B41CC" w:rsidRDefault="002172CD" w:rsidP="00184254">
            <w:pPr>
              <w:pStyle w:val="Compact"/>
              <w:rPr>
                <w:rFonts w:cstheme="minorHAnsi"/>
              </w:rPr>
            </w:pPr>
            <w:r w:rsidRPr="006B41CC">
              <w:rPr>
                <w:rFonts w:cstheme="minorHAnsi"/>
              </w:rPr>
              <w:t>4819647.91</w:t>
            </w:r>
          </w:p>
        </w:tc>
        <w:tc>
          <w:tcPr>
            <w:tcW w:w="2002" w:type="dxa"/>
          </w:tcPr>
          <w:p w14:paraId="18D62330" w14:textId="77777777" w:rsidR="002172CD" w:rsidRPr="006B41CC" w:rsidRDefault="002172CD" w:rsidP="00184254">
            <w:pPr>
              <w:pStyle w:val="Compact"/>
              <w:rPr>
                <w:rFonts w:cstheme="minorHAnsi"/>
              </w:rPr>
            </w:pPr>
            <w:r w:rsidRPr="006B41CC">
              <w:rPr>
                <w:rFonts w:cstheme="minorHAnsi"/>
              </w:rPr>
              <w:t>119489588.87</w:t>
            </w:r>
          </w:p>
        </w:tc>
        <w:tc>
          <w:tcPr>
            <w:tcW w:w="934" w:type="dxa"/>
          </w:tcPr>
          <w:p w14:paraId="6A109F0F" w14:textId="5CE919D6" w:rsidR="002172CD" w:rsidRPr="006B41CC" w:rsidRDefault="002172CD" w:rsidP="00184254">
            <w:pPr>
              <w:pStyle w:val="Compact"/>
              <w:rPr>
                <w:rFonts w:cstheme="minorHAnsi"/>
              </w:rPr>
            </w:pPr>
            <w:r w:rsidRPr="006B41CC">
              <w:rPr>
                <w:rFonts w:cstheme="minorHAnsi"/>
              </w:rPr>
              <w:t>$</w:t>
            </w:r>
            <w:commentRangeStart w:id="9"/>
            <w:r w:rsidRPr="006B41CC">
              <w:rPr>
                <w:rFonts w:cstheme="minorHAnsi"/>
              </w:rPr>
              <w:t>0</w:t>
            </w:r>
            <w:commentRangeEnd w:id="9"/>
            <w:r w:rsidR="00CB2001" w:rsidRPr="006B41CC">
              <w:rPr>
                <w:rStyle w:val="CommentReference"/>
                <w:rFonts w:cstheme="minorHAnsi"/>
                <w:sz w:val="24"/>
                <w:szCs w:val="24"/>
              </w:rPr>
              <w:commentReference w:id="9"/>
            </w:r>
          </w:p>
        </w:tc>
        <w:tc>
          <w:tcPr>
            <w:tcW w:w="2270" w:type="dxa"/>
          </w:tcPr>
          <w:p w14:paraId="1AB2EC40" w14:textId="70AAE9AD" w:rsidR="002172CD" w:rsidRPr="006B41CC" w:rsidRDefault="002172CD" w:rsidP="00184254">
            <w:pPr>
              <w:pStyle w:val="Compact"/>
              <w:rPr>
                <w:rFonts w:cstheme="minorHAnsi"/>
              </w:rPr>
            </w:pPr>
            <w:commentRangeStart w:id="10"/>
            <w:r w:rsidRPr="006B41CC">
              <w:rPr>
                <w:rFonts w:cstheme="minorHAnsi"/>
              </w:rPr>
              <w:t>71</w:t>
            </w:r>
            <w:r w:rsidR="007F621D">
              <w:rPr>
                <w:rFonts w:cstheme="minorHAnsi"/>
              </w:rPr>
              <w:t>,</w:t>
            </w:r>
            <w:r w:rsidRPr="006B41CC">
              <w:rPr>
                <w:rFonts w:cstheme="minorHAnsi"/>
              </w:rPr>
              <w:t>256</w:t>
            </w:r>
            <w:r w:rsidR="007F621D">
              <w:rPr>
                <w:rFonts w:cstheme="minorHAnsi"/>
              </w:rPr>
              <w:t>,</w:t>
            </w:r>
            <w:r w:rsidRPr="006B41CC">
              <w:rPr>
                <w:rFonts w:cstheme="minorHAnsi"/>
              </w:rPr>
              <w:t>037</w:t>
            </w:r>
            <w:commentRangeEnd w:id="10"/>
            <w:r w:rsidR="00CB2001">
              <w:rPr>
                <w:rStyle w:val="CommentReference"/>
                <w:rFonts w:cstheme="minorHAnsi"/>
                <w:sz w:val="24"/>
                <w:szCs w:val="24"/>
              </w:rPr>
              <w:commentReference w:id="10"/>
            </w:r>
            <w:r w:rsidR="007F621D">
              <w:rPr>
                <w:rFonts w:cstheme="minorHAnsi"/>
              </w:rPr>
              <w:t>,</w:t>
            </w:r>
            <w:r w:rsidRPr="006B41CC">
              <w:rPr>
                <w:rFonts w:cstheme="minorHAnsi"/>
              </w:rPr>
              <w:t>114.00</w:t>
            </w:r>
          </w:p>
        </w:tc>
      </w:tr>
      <w:tr w:rsidR="002172CD" w:rsidRPr="00715CFD" w14:paraId="736AF1F9" w14:textId="77777777" w:rsidTr="002C74DB">
        <w:tc>
          <w:tcPr>
            <w:tcW w:w="4015" w:type="dxa"/>
          </w:tcPr>
          <w:p w14:paraId="66B23FAF" w14:textId="09544C18" w:rsidR="002172CD" w:rsidRPr="006B41CC" w:rsidRDefault="002172CD" w:rsidP="00184254">
            <w:pPr>
              <w:pStyle w:val="Compact"/>
              <w:rPr>
                <w:rFonts w:cstheme="minorHAnsi"/>
              </w:rPr>
            </w:pPr>
            <w:r w:rsidRPr="006B41CC">
              <w:rPr>
                <w:rFonts w:cstheme="minorHAnsi"/>
              </w:rPr>
              <w:t>Revenue from donation campaigns</w:t>
            </w:r>
            <w:r w:rsidR="002C74DB">
              <w:rPr>
                <w:rFonts w:cstheme="minorHAnsi"/>
              </w:rPr>
              <w:t xml:space="preserve"> ($)</w:t>
            </w:r>
          </w:p>
        </w:tc>
        <w:tc>
          <w:tcPr>
            <w:tcW w:w="1735" w:type="dxa"/>
          </w:tcPr>
          <w:p w14:paraId="5F42143C" w14:textId="5AD44E50" w:rsidR="002172CD" w:rsidRPr="006B41CC" w:rsidRDefault="002172CD" w:rsidP="00184254">
            <w:pPr>
              <w:pStyle w:val="Compact"/>
              <w:rPr>
                <w:rFonts w:cstheme="minorHAnsi"/>
              </w:rPr>
            </w:pPr>
            <w:r w:rsidRPr="006B41CC">
              <w:rPr>
                <w:rFonts w:cstheme="minorHAnsi"/>
              </w:rPr>
              <w:t>5,017,199</w:t>
            </w:r>
          </w:p>
        </w:tc>
        <w:tc>
          <w:tcPr>
            <w:tcW w:w="1735" w:type="dxa"/>
          </w:tcPr>
          <w:p w14:paraId="050F1EB6" w14:textId="77777777" w:rsidR="002172CD" w:rsidRPr="006B41CC" w:rsidRDefault="002172CD" w:rsidP="00184254">
            <w:pPr>
              <w:pStyle w:val="Compact"/>
              <w:rPr>
                <w:rFonts w:cstheme="minorHAnsi"/>
              </w:rPr>
            </w:pPr>
            <w:r w:rsidRPr="006B41CC">
              <w:rPr>
                <w:rFonts w:cstheme="minorHAnsi"/>
              </w:rPr>
              <w:t>6038.02</w:t>
            </w:r>
          </w:p>
        </w:tc>
        <w:tc>
          <w:tcPr>
            <w:tcW w:w="2002" w:type="dxa"/>
          </w:tcPr>
          <w:p w14:paraId="3019E896" w14:textId="77777777" w:rsidR="002172CD" w:rsidRPr="006B41CC" w:rsidRDefault="002172CD" w:rsidP="00184254">
            <w:pPr>
              <w:pStyle w:val="Compact"/>
              <w:rPr>
                <w:rFonts w:cstheme="minorHAnsi"/>
              </w:rPr>
            </w:pPr>
            <w:r w:rsidRPr="006B41CC">
              <w:rPr>
                <w:rFonts w:cstheme="minorHAnsi"/>
              </w:rPr>
              <w:t>278922.14</w:t>
            </w:r>
          </w:p>
        </w:tc>
        <w:tc>
          <w:tcPr>
            <w:tcW w:w="934" w:type="dxa"/>
          </w:tcPr>
          <w:p w14:paraId="6CFC8C5E" w14:textId="575FDF55" w:rsidR="002172CD" w:rsidRPr="006B41CC" w:rsidRDefault="002172CD" w:rsidP="00184254">
            <w:pPr>
              <w:pStyle w:val="Compact"/>
              <w:rPr>
                <w:rFonts w:cstheme="minorHAnsi"/>
              </w:rPr>
            </w:pPr>
            <w:r w:rsidRPr="006B41CC">
              <w:rPr>
                <w:rFonts w:cstheme="minorHAnsi"/>
              </w:rPr>
              <w:t>$0</w:t>
            </w:r>
          </w:p>
        </w:tc>
        <w:tc>
          <w:tcPr>
            <w:tcW w:w="2270" w:type="dxa"/>
          </w:tcPr>
          <w:p w14:paraId="2FA1F619" w14:textId="36977C83" w:rsidR="002172CD" w:rsidRPr="006B41CC" w:rsidRDefault="002172CD" w:rsidP="00184254">
            <w:pPr>
              <w:pStyle w:val="Compact"/>
              <w:rPr>
                <w:rFonts w:cstheme="minorHAnsi"/>
              </w:rPr>
            </w:pPr>
            <w:r w:rsidRPr="006B41CC">
              <w:rPr>
                <w:rFonts w:cstheme="minorHAnsi"/>
              </w:rPr>
              <w:t>127</w:t>
            </w:r>
            <w:r w:rsidR="007F621D">
              <w:rPr>
                <w:rFonts w:cstheme="minorHAnsi"/>
              </w:rPr>
              <w:t>,</w:t>
            </w:r>
            <w:r w:rsidRPr="006B41CC">
              <w:rPr>
                <w:rFonts w:cstheme="minorHAnsi"/>
              </w:rPr>
              <w:t>014</w:t>
            </w:r>
            <w:r w:rsidR="007F621D">
              <w:rPr>
                <w:rFonts w:cstheme="minorHAnsi"/>
              </w:rPr>
              <w:t>,</w:t>
            </w:r>
            <w:r w:rsidRPr="006B41CC">
              <w:rPr>
                <w:rFonts w:cstheme="minorHAnsi"/>
              </w:rPr>
              <w:t>579.00</w:t>
            </w:r>
          </w:p>
        </w:tc>
      </w:tr>
      <w:tr w:rsidR="002172CD" w:rsidRPr="00715CFD" w14:paraId="3BDEADD7" w14:textId="77777777" w:rsidTr="002C74DB">
        <w:tc>
          <w:tcPr>
            <w:tcW w:w="4015" w:type="dxa"/>
          </w:tcPr>
          <w:p w14:paraId="68D1D5F1" w14:textId="5F8FCEBD" w:rsidR="002172CD" w:rsidRPr="006B41CC" w:rsidRDefault="002172CD" w:rsidP="00184254">
            <w:pPr>
              <w:pStyle w:val="Compact"/>
              <w:rPr>
                <w:rFonts w:cstheme="minorHAnsi"/>
              </w:rPr>
            </w:pPr>
            <w:r w:rsidRPr="006B41CC">
              <w:rPr>
                <w:rFonts w:cstheme="minorHAnsi"/>
              </w:rPr>
              <w:t>Revenue from internal fundraisers</w:t>
            </w:r>
            <w:r w:rsidR="002C74DB">
              <w:rPr>
                <w:rFonts w:cstheme="minorHAnsi"/>
              </w:rPr>
              <w:t xml:space="preserve"> ($)</w:t>
            </w:r>
          </w:p>
        </w:tc>
        <w:tc>
          <w:tcPr>
            <w:tcW w:w="1735" w:type="dxa"/>
          </w:tcPr>
          <w:p w14:paraId="55095B63" w14:textId="62B951AB" w:rsidR="002172CD" w:rsidRPr="006B41CC" w:rsidRDefault="002172CD" w:rsidP="00184254">
            <w:pPr>
              <w:pStyle w:val="Compact"/>
              <w:rPr>
                <w:rFonts w:cstheme="minorHAnsi"/>
              </w:rPr>
            </w:pPr>
            <w:r w:rsidRPr="006B41CC">
              <w:rPr>
                <w:rFonts w:cstheme="minorHAnsi"/>
              </w:rPr>
              <w:t>5,017,199</w:t>
            </w:r>
          </w:p>
        </w:tc>
        <w:tc>
          <w:tcPr>
            <w:tcW w:w="1735" w:type="dxa"/>
          </w:tcPr>
          <w:p w14:paraId="6303C0D3" w14:textId="77777777" w:rsidR="002172CD" w:rsidRPr="006B41CC" w:rsidRDefault="002172CD" w:rsidP="00184254">
            <w:pPr>
              <w:pStyle w:val="Compact"/>
              <w:rPr>
                <w:rFonts w:cstheme="minorHAnsi"/>
              </w:rPr>
            </w:pPr>
            <w:r w:rsidRPr="006B41CC">
              <w:rPr>
                <w:rFonts w:cstheme="minorHAnsi"/>
              </w:rPr>
              <w:t>22403.10</w:t>
            </w:r>
          </w:p>
        </w:tc>
        <w:tc>
          <w:tcPr>
            <w:tcW w:w="2002" w:type="dxa"/>
          </w:tcPr>
          <w:p w14:paraId="22095305" w14:textId="77777777" w:rsidR="002172CD" w:rsidRPr="006B41CC" w:rsidRDefault="002172CD" w:rsidP="00184254">
            <w:pPr>
              <w:pStyle w:val="Compact"/>
              <w:rPr>
                <w:rFonts w:cstheme="minorHAnsi"/>
              </w:rPr>
            </w:pPr>
            <w:r w:rsidRPr="006B41CC">
              <w:rPr>
                <w:rFonts w:cstheme="minorHAnsi"/>
              </w:rPr>
              <w:t>873103.44</w:t>
            </w:r>
          </w:p>
        </w:tc>
        <w:tc>
          <w:tcPr>
            <w:tcW w:w="934" w:type="dxa"/>
          </w:tcPr>
          <w:p w14:paraId="5AC29DAA" w14:textId="062D50A7" w:rsidR="002172CD" w:rsidRPr="006B41CC" w:rsidRDefault="002172CD" w:rsidP="00184254">
            <w:pPr>
              <w:pStyle w:val="Compact"/>
              <w:rPr>
                <w:rFonts w:cstheme="minorHAnsi"/>
              </w:rPr>
            </w:pPr>
            <w:r w:rsidRPr="006B41CC">
              <w:rPr>
                <w:rFonts w:cstheme="minorHAnsi"/>
              </w:rPr>
              <w:t>$0</w:t>
            </w:r>
          </w:p>
        </w:tc>
        <w:tc>
          <w:tcPr>
            <w:tcW w:w="2270" w:type="dxa"/>
          </w:tcPr>
          <w:p w14:paraId="77275B18" w14:textId="7C471F8E" w:rsidR="002172CD" w:rsidRPr="006B41CC" w:rsidRDefault="002172CD" w:rsidP="00184254">
            <w:pPr>
              <w:pStyle w:val="Compact"/>
              <w:rPr>
                <w:rFonts w:cstheme="minorHAnsi"/>
              </w:rPr>
            </w:pPr>
            <w:r w:rsidRPr="006B41CC">
              <w:rPr>
                <w:rFonts w:cstheme="minorHAnsi"/>
              </w:rPr>
              <w:t>487</w:t>
            </w:r>
            <w:r w:rsidR="007F621D">
              <w:rPr>
                <w:rFonts w:cstheme="minorHAnsi"/>
              </w:rPr>
              <w:t>,</w:t>
            </w:r>
            <w:r w:rsidRPr="006B41CC">
              <w:rPr>
                <w:rFonts w:cstheme="minorHAnsi"/>
              </w:rPr>
              <w:t>001</w:t>
            </w:r>
            <w:r w:rsidR="007F621D">
              <w:rPr>
                <w:rFonts w:cstheme="minorHAnsi"/>
              </w:rPr>
              <w:t>,</w:t>
            </w:r>
            <w:r w:rsidRPr="006B41CC">
              <w:rPr>
                <w:rFonts w:cstheme="minorHAnsi"/>
              </w:rPr>
              <w:t>193.00</w:t>
            </w:r>
          </w:p>
        </w:tc>
      </w:tr>
      <w:tr w:rsidR="002172CD" w:rsidRPr="00715CFD" w14:paraId="64DC24B0" w14:textId="77777777" w:rsidTr="002C74DB">
        <w:tc>
          <w:tcPr>
            <w:tcW w:w="4015" w:type="dxa"/>
          </w:tcPr>
          <w:p w14:paraId="68BFF030" w14:textId="12117A4D" w:rsidR="002172CD" w:rsidRPr="006B41CC" w:rsidRDefault="002172CD" w:rsidP="00184254">
            <w:pPr>
              <w:pStyle w:val="Compact"/>
              <w:rPr>
                <w:rFonts w:cstheme="minorHAnsi"/>
              </w:rPr>
            </w:pPr>
            <w:r w:rsidRPr="006B41CC">
              <w:rPr>
                <w:rFonts w:cstheme="minorHAnsi"/>
              </w:rPr>
              <w:t>Revenue from government grants</w:t>
            </w:r>
            <w:r w:rsidR="002C74DB">
              <w:rPr>
                <w:rFonts w:cstheme="minorHAnsi"/>
              </w:rPr>
              <w:t xml:space="preserve"> ($)</w:t>
            </w:r>
          </w:p>
        </w:tc>
        <w:tc>
          <w:tcPr>
            <w:tcW w:w="1735" w:type="dxa"/>
          </w:tcPr>
          <w:p w14:paraId="266E4E89" w14:textId="71A5DA94" w:rsidR="002172CD" w:rsidRPr="006B41CC" w:rsidRDefault="002172CD" w:rsidP="00184254">
            <w:pPr>
              <w:pStyle w:val="Compact"/>
              <w:rPr>
                <w:rFonts w:cstheme="minorHAnsi"/>
              </w:rPr>
            </w:pPr>
            <w:r w:rsidRPr="006B41CC">
              <w:rPr>
                <w:rFonts w:cstheme="minorHAnsi"/>
              </w:rPr>
              <w:t>5,017,199</w:t>
            </w:r>
          </w:p>
        </w:tc>
        <w:tc>
          <w:tcPr>
            <w:tcW w:w="1735" w:type="dxa"/>
          </w:tcPr>
          <w:p w14:paraId="70C7A33A" w14:textId="77777777" w:rsidR="002172CD" w:rsidRPr="006B41CC" w:rsidRDefault="002172CD" w:rsidP="00184254">
            <w:pPr>
              <w:pStyle w:val="Compact"/>
              <w:rPr>
                <w:rFonts w:cstheme="minorHAnsi"/>
              </w:rPr>
            </w:pPr>
            <w:r w:rsidRPr="006B41CC">
              <w:rPr>
                <w:rFonts w:cstheme="minorHAnsi"/>
              </w:rPr>
              <w:t>462282.60</w:t>
            </w:r>
          </w:p>
        </w:tc>
        <w:tc>
          <w:tcPr>
            <w:tcW w:w="2002" w:type="dxa"/>
          </w:tcPr>
          <w:p w14:paraId="35CDD085" w14:textId="77777777" w:rsidR="002172CD" w:rsidRPr="006B41CC" w:rsidRDefault="002172CD" w:rsidP="00184254">
            <w:pPr>
              <w:pStyle w:val="Compact"/>
              <w:rPr>
                <w:rFonts w:cstheme="minorHAnsi"/>
              </w:rPr>
            </w:pPr>
            <w:r w:rsidRPr="006B41CC">
              <w:rPr>
                <w:rFonts w:cstheme="minorHAnsi"/>
              </w:rPr>
              <w:t>13322385.37</w:t>
            </w:r>
          </w:p>
        </w:tc>
        <w:tc>
          <w:tcPr>
            <w:tcW w:w="934" w:type="dxa"/>
          </w:tcPr>
          <w:p w14:paraId="33C56019" w14:textId="0F45FC45" w:rsidR="002172CD" w:rsidRPr="006B41CC" w:rsidRDefault="002172CD" w:rsidP="00184254">
            <w:pPr>
              <w:pStyle w:val="Compact"/>
              <w:rPr>
                <w:rFonts w:cstheme="minorHAnsi"/>
              </w:rPr>
            </w:pPr>
            <w:r w:rsidRPr="006B41CC">
              <w:rPr>
                <w:rFonts w:cstheme="minorHAnsi"/>
              </w:rPr>
              <w:t>$0</w:t>
            </w:r>
          </w:p>
        </w:tc>
        <w:tc>
          <w:tcPr>
            <w:tcW w:w="2270" w:type="dxa"/>
          </w:tcPr>
          <w:p w14:paraId="36047A7F" w14:textId="64711BD9" w:rsidR="002172CD" w:rsidRPr="006B41CC" w:rsidRDefault="002172CD" w:rsidP="00184254">
            <w:pPr>
              <w:pStyle w:val="Compact"/>
              <w:rPr>
                <w:rFonts w:cstheme="minorHAnsi"/>
              </w:rPr>
            </w:pPr>
            <w:r w:rsidRPr="006B41CC">
              <w:rPr>
                <w:rFonts w:cstheme="minorHAnsi"/>
              </w:rPr>
              <w:t>11</w:t>
            </w:r>
            <w:r w:rsidR="007F621D">
              <w:rPr>
                <w:rFonts w:cstheme="minorHAnsi"/>
              </w:rPr>
              <w:t>,</w:t>
            </w:r>
            <w:r w:rsidRPr="006B41CC">
              <w:rPr>
                <w:rFonts w:cstheme="minorHAnsi"/>
              </w:rPr>
              <w:t>069</w:t>
            </w:r>
            <w:r w:rsidR="007F621D">
              <w:rPr>
                <w:rFonts w:cstheme="minorHAnsi"/>
              </w:rPr>
              <w:t>,</w:t>
            </w:r>
            <w:r w:rsidRPr="006B41CC">
              <w:rPr>
                <w:rFonts w:cstheme="minorHAnsi"/>
              </w:rPr>
              <w:t>708</w:t>
            </w:r>
            <w:r w:rsidR="007F621D">
              <w:rPr>
                <w:rFonts w:cstheme="minorHAnsi"/>
              </w:rPr>
              <w:t>,</w:t>
            </w:r>
            <w:r w:rsidRPr="006B41CC">
              <w:rPr>
                <w:rFonts w:cstheme="minorHAnsi"/>
              </w:rPr>
              <w:t>938.00</w:t>
            </w:r>
          </w:p>
        </w:tc>
      </w:tr>
      <w:tr w:rsidR="002172CD" w:rsidRPr="00715CFD" w14:paraId="512DA1F8" w14:textId="77777777" w:rsidTr="002C74DB">
        <w:tc>
          <w:tcPr>
            <w:tcW w:w="4015" w:type="dxa"/>
          </w:tcPr>
          <w:p w14:paraId="6C7869DF" w14:textId="29DBD3E8" w:rsidR="002172CD" w:rsidRPr="006B41CC" w:rsidRDefault="002172CD" w:rsidP="00184254">
            <w:pPr>
              <w:pStyle w:val="Compact"/>
              <w:rPr>
                <w:rFonts w:cstheme="minorHAnsi"/>
              </w:rPr>
            </w:pPr>
            <w:r w:rsidRPr="006B41CC">
              <w:rPr>
                <w:rFonts w:cstheme="minorHAnsi"/>
              </w:rPr>
              <w:t>Revenue from membership dues</w:t>
            </w:r>
            <w:r w:rsidR="002C74DB">
              <w:rPr>
                <w:rFonts w:cstheme="minorHAnsi"/>
              </w:rPr>
              <w:t xml:space="preserve"> ($)</w:t>
            </w:r>
          </w:p>
        </w:tc>
        <w:tc>
          <w:tcPr>
            <w:tcW w:w="1735" w:type="dxa"/>
          </w:tcPr>
          <w:p w14:paraId="62828C77" w14:textId="0286C235" w:rsidR="002172CD" w:rsidRPr="006B41CC" w:rsidRDefault="002172CD" w:rsidP="00184254">
            <w:pPr>
              <w:pStyle w:val="Compact"/>
              <w:rPr>
                <w:rFonts w:cstheme="minorHAnsi"/>
              </w:rPr>
            </w:pPr>
            <w:r w:rsidRPr="006B41CC">
              <w:rPr>
                <w:rFonts w:cstheme="minorHAnsi"/>
              </w:rPr>
              <w:t>5,017,199</w:t>
            </w:r>
          </w:p>
        </w:tc>
        <w:tc>
          <w:tcPr>
            <w:tcW w:w="1735" w:type="dxa"/>
          </w:tcPr>
          <w:p w14:paraId="4553A632" w14:textId="77777777" w:rsidR="002172CD" w:rsidRPr="006B41CC" w:rsidRDefault="002172CD" w:rsidP="00184254">
            <w:pPr>
              <w:pStyle w:val="Compact"/>
              <w:rPr>
                <w:rFonts w:cstheme="minorHAnsi"/>
              </w:rPr>
            </w:pPr>
            <w:r w:rsidRPr="006B41CC">
              <w:rPr>
                <w:rFonts w:cstheme="minorHAnsi"/>
              </w:rPr>
              <w:t>30849.65</w:t>
            </w:r>
          </w:p>
        </w:tc>
        <w:tc>
          <w:tcPr>
            <w:tcW w:w="2002" w:type="dxa"/>
          </w:tcPr>
          <w:p w14:paraId="351B9465" w14:textId="77777777" w:rsidR="002172CD" w:rsidRPr="006B41CC" w:rsidRDefault="002172CD" w:rsidP="00184254">
            <w:pPr>
              <w:pStyle w:val="Compact"/>
              <w:rPr>
                <w:rFonts w:cstheme="minorHAnsi"/>
              </w:rPr>
            </w:pPr>
            <w:r w:rsidRPr="006B41CC">
              <w:rPr>
                <w:rFonts w:cstheme="minorHAnsi"/>
              </w:rPr>
              <w:t>682400.63</w:t>
            </w:r>
          </w:p>
        </w:tc>
        <w:tc>
          <w:tcPr>
            <w:tcW w:w="934" w:type="dxa"/>
          </w:tcPr>
          <w:p w14:paraId="7E18C46C" w14:textId="0E92FAC9" w:rsidR="002172CD" w:rsidRPr="006B41CC" w:rsidRDefault="002172CD" w:rsidP="00184254">
            <w:pPr>
              <w:pStyle w:val="Compact"/>
              <w:rPr>
                <w:rFonts w:cstheme="minorHAnsi"/>
              </w:rPr>
            </w:pPr>
            <w:r w:rsidRPr="006B41CC">
              <w:rPr>
                <w:rFonts w:cstheme="minorHAnsi"/>
              </w:rPr>
              <w:t>$0</w:t>
            </w:r>
          </w:p>
        </w:tc>
        <w:tc>
          <w:tcPr>
            <w:tcW w:w="2270" w:type="dxa"/>
          </w:tcPr>
          <w:p w14:paraId="17346C5B" w14:textId="3BB175DE" w:rsidR="002172CD" w:rsidRPr="006B41CC" w:rsidRDefault="002172CD" w:rsidP="00184254">
            <w:pPr>
              <w:pStyle w:val="Compact"/>
              <w:rPr>
                <w:rFonts w:cstheme="minorHAnsi"/>
              </w:rPr>
            </w:pPr>
            <w:r w:rsidRPr="006B41CC">
              <w:rPr>
                <w:rFonts w:cstheme="minorHAnsi"/>
              </w:rPr>
              <w:t>163</w:t>
            </w:r>
            <w:r w:rsidR="007F621D">
              <w:rPr>
                <w:rFonts w:cstheme="minorHAnsi"/>
              </w:rPr>
              <w:t>,</w:t>
            </w:r>
            <w:r w:rsidRPr="006B41CC">
              <w:rPr>
                <w:rFonts w:cstheme="minorHAnsi"/>
              </w:rPr>
              <w:t>320</w:t>
            </w:r>
            <w:r w:rsidR="007F621D">
              <w:rPr>
                <w:rFonts w:cstheme="minorHAnsi"/>
              </w:rPr>
              <w:t>,</w:t>
            </w:r>
            <w:r w:rsidRPr="006B41CC">
              <w:rPr>
                <w:rFonts w:cstheme="minorHAnsi"/>
              </w:rPr>
              <w:t>095.00</w:t>
            </w:r>
          </w:p>
        </w:tc>
      </w:tr>
      <w:tr w:rsidR="002172CD" w:rsidRPr="00715CFD" w14:paraId="2F029FCE" w14:textId="77777777" w:rsidTr="002C74DB">
        <w:tc>
          <w:tcPr>
            <w:tcW w:w="4015" w:type="dxa"/>
          </w:tcPr>
          <w:p w14:paraId="5EAB88CC" w14:textId="7D397C09" w:rsidR="002172CD" w:rsidRPr="006B41CC" w:rsidRDefault="002172CD" w:rsidP="00184254">
            <w:pPr>
              <w:pStyle w:val="Compact"/>
              <w:rPr>
                <w:rFonts w:cstheme="minorHAnsi"/>
              </w:rPr>
            </w:pPr>
            <w:r w:rsidRPr="006B41CC">
              <w:rPr>
                <w:rFonts w:cstheme="minorHAnsi"/>
              </w:rPr>
              <w:t>Total program revenues</w:t>
            </w:r>
            <w:r w:rsidR="002C74DB">
              <w:rPr>
                <w:rFonts w:cstheme="minorHAnsi"/>
              </w:rPr>
              <w:t xml:space="preserve"> ($)</w:t>
            </w:r>
          </w:p>
        </w:tc>
        <w:tc>
          <w:tcPr>
            <w:tcW w:w="1735" w:type="dxa"/>
          </w:tcPr>
          <w:p w14:paraId="75ABF4EA" w14:textId="38D23710" w:rsidR="002172CD" w:rsidRPr="006B41CC" w:rsidRDefault="002172CD" w:rsidP="00184254">
            <w:pPr>
              <w:pStyle w:val="Compact"/>
              <w:rPr>
                <w:rFonts w:cstheme="minorHAnsi"/>
              </w:rPr>
            </w:pPr>
            <w:r w:rsidRPr="006B41CC">
              <w:rPr>
                <w:rFonts w:cstheme="minorHAnsi"/>
              </w:rPr>
              <w:t>5,017,199</w:t>
            </w:r>
          </w:p>
        </w:tc>
        <w:tc>
          <w:tcPr>
            <w:tcW w:w="1735" w:type="dxa"/>
          </w:tcPr>
          <w:p w14:paraId="60DFAA0B" w14:textId="77777777" w:rsidR="002172CD" w:rsidRPr="006B41CC" w:rsidRDefault="002172CD" w:rsidP="00184254">
            <w:pPr>
              <w:pStyle w:val="Compact"/>
              <w:rPr>
                <w:rFonts w:cstheme="minorHAnsi"/>
              </w:rPr>
            </w:pPr>
            <w:r w:rsidRPr="006B41CC">
              <w:rPr>
                <w:rFonts w:cstheme="minorHAnsi"/>
              </w:rPr>
              <w:t>4885809.70</w:t>
            </w:r>
          </w:p>
        </w:tc>
        <w:tc>
          <w:tcPr>
            <w:tcW w:w="2002" w:type="dxa"/>
          </w:tcPr>
          <w:p w14:paraId="7F8B5D8E" w14:textId="77777777" w:rsidR="002172CD" w:rsidRPr="006B41CC" w:rsidRDefault="002172CD" w:rsidP="00184254">
            <w:pPr>
              <w:pStyle w:val="Compact"/>
              <w:rPr>
                <w:rFonts w:cstheme="minorHAnsi"/>
              </w:rPr>
            </w:pPr>
            <w:r w:rsidRPr="006B41CC">
              <w:rPr>
                <w:rFonts w:cstheme="minorHAnsi"/>
              </w:rPr>
              <w:t>127158247.92</w:t>
            </w:r>
          </w:p>
        </w:tc>
        <w:tc>
          <w:tcPr>
            <w:tcW w:w="934" w:type="dxa"/>
          </w:tcPr>
          <w:p w14:paraId="20911091" w14:textId="52590533" w:rsidR="002172CD" w:rsidRPr="006B41CC" w:rsidRDefault="002172CD" w:rsidP="00184254">
            <w:pPr>
              <w:pStyle w:val="Compact"/>
              <w:rPr>
                <w:rFonts w:cstheme="minorHAnsi"/>
              </w:rPr>
            </w:pPr>
            <w:r w:rsidRPr="006B41CC">
              <w:rPr>
                <w:rFonts w:cstheme="minorHAnsi"/>
              </w:rPr>
              <w:t>$0</w:t>
            </w:r>
          </w:p>
        </w:tc>
        <w:tc>
          <w:tcPr>
            <w:tcW w:w="2270" w:type="dxa"/>
          </w:tcPr>
          <w:p w14:paraId="78354771" w14:textId="3A114EFA" w:rsidR="002172CD" w:rsidRPr="006B41CC" w:rsidRDefault="002172CD" w:rsidP="00184254">
            <w:pPr>
              <w:pStyle w:val="Compact"/>
              <w:rPr>
                <w:rFonts w:cstheme="minorHAnsi"/>
              </w:rPr>
            </w:pPr>
            <w:commentRangeStart w:id="11"/>
            <w:r w:rsidRPr="006B41CC">
              <w:rPr>
                <w:rFonts w:cstheme="minorHAnsi"/>
              </w:rPr>
              <w:t>75</w:t>
            </w:r>
            <w:r w:rsidR="007F621D">
              <w:rPr>
                <w:rFonts w:cstheme="minorHAnsi"/>
              </w:rPr>
              <w:t>,</w:t>
            </w:r>
            <w:r w:rsidRPr="006B41CC">
              <w:rPr>
                <w:rFonts w:cstheme="minorHAnsi"/>
              </w:rPr>
              <w:t>068</w:t>
            </w:r>
            <w:r w:rsidR="007F621D">
              <w:rPr>
                <w:rFonts w:cstheme="minorHAnsi"/>
              </w:rPr>
              <w:t>,</w:t>
            </w:r>
            <w:r w:rsidRPr="006B41CC">
              <w:rPr>
                <w:rFonts w:cstheme="minorHAnsi"/>
              </w:rPr>
              <w:t>903</w:t>
            </w:r>
            <w:r w:rsidR="007F621D">
              <w:rPr>
                <w:rFonts w:cstheme="minorHAnsi"/>
              </w:rPr>
              <w:t>,</w:t>
            </w:r>
            <w:r w:rsidRPr="006B41CC">
              <w:rPr>
                <w:rFonts w:cstheme="minorHAnsi"/>
              </w:rPr>
              <w:t>991.00</w:t>
            </w:r>
            <w:commentRangeEnd w:id="11"/>
            <w:r w:rsidR="00CB2001" w:rsidRPr="006B41CC">
              <w:rPr>
                <w:rStyle w:val="CommentReference"/>
                <w:rFonts w:cstheme="minorHAnsi"/>
                <w:sz w:val="24"/>
                <w:szCs w:val="24"/>
              </w:rPr>
              <w:commentReference w:id="11"/>
            </w:r>
          </w:p>
        </w:tc>
      </w:tr>
    </w:tbl>
    <w:p w14:paraId="2DAFC5E4" w14:textId="5D0E0034" w:rsidR="001C6CF1" w:rsidRPr="00420752" w:rsidRDefault="001C6CF1" w:rsidP="00420752">
      <w:pPr>
        <w:pStyle w:val="HTMLPreformatted"/>
        <w:shd w:val="clear" w:color="auto" w:fill="FFFFFF"/>
        <w:spacing w:line="290" w:lineRule="atLeast"/>
        <w:rPr>
          <w:rStyle w:val="fontstyle01"/>
          <w:rFonts w:ascii="Monaco" w:hAnsi="Monaco"/>
          <w:sz w:val="20"/>
          <w:szCs w:val="20"/>
        </w:rPr>
        <w:sectPr w:rsidR="001C6CF1" w:rsidRPr="00420752" w:rsidSect="006B41CC">
          <w:pgSz w:w="15840" w:h="12240" w:orient="landscape"/>
          <w:pgMar w:top="1440" w:right="1440" w:bottom="1440" w:left="1440" w:header="720" w:footer="720" w:gutter="0"/>
          <w:cols w:space="720"/>
          <w:docGrid w:linePitch="360"/>
        </w:sectPr>
      </w:pPr>
    </w:p>
    <w:p w14:paraId="76363A06" w14:textId="77777777" w:rsidR="004443E3" w:rsidRDefault="004443E3" w:rsidP="004443E3">
      <w:pPr>
        <w:pStyle w:val="HTMLPreformatted"/>
        <w:pBdr>
          <w:bottom w:val="double" w:sz="6" w:space="1" w:color="auto"/>
        </w:pBdr>
        <w:shd w:val="clear" w:color="auto" w:fill="FFFFFF"/>
        <w:spacing w:line="290" w:lineRule="atLeast"/>
        <w:rPr>
          <w:rStyle w:val="go2hclqbpi"/>
          <w:rFonts w:ascii="Monaco" w:hAnsi="Monaco"/>
          <w:color w:val="000000"/>
        </w:rPr>
      </w:pPr>
    </w:p>
    <w:p w14:paraId="195CF217" w14:textId="77777777" w:rsidR="004443E3" w:rsidRPr="00020470" w:rsidRDefault="004443E3" w:rsidP="004443E3">
      <w:pPr>
        <w:pStyle w:val="HTMLPreformatted"/>
        <w:shd w:val="clear" w:color="auto" w:fill="FFFFFF"/>
        <w:spacing w:line="290" w:lineRule="atLeast"/>
        <w:rPr>
          <w:rStyle w:val="go2hclqbpi"/>
          <w:rFonts w:asciiTheme="minorHAnsi" w:hAnsiTheme="minorHAnsi" w:cstheme="minorHAnsi"/>
          <w:b/>
          <w:bCs/>
          <w:color w:val="000000"/>
          <w:sz w:val="24"/>
          <w:szCs w:val="24"/>
        </w:rPr>
      </w:pPr>
      <w:commentRangeStart w:id="12"/>
      <w:commentRangeStart w:id="13"/>
      <w:r>
        <w:rPr>
          <w:rStyle w:val="go2hclqbpi"/>
          <w:rFonts w:asciiTheme="minorHAnsi" w:hAnsiTheme="minorHAnsi" w:cstheme="minorHAnsi"/>
          <w:b/>
          <w:bCs/>
          <w:color w:val="000000"/>
          <w:sz w:val="24"/>
          <w:szCs w:val="24"/>
        </w:rPr>
        <w:t xml:space="preserve">Model 1: </w:t>
      </w:r>
      <w:proofErr w:type="spellStart"/>
      <w:r w:rsidRPr="00020470">
        <w:rPr>
          <w:rStyle w:val="go2hclqbpi"/>
          <w:rFonts w:asciiTheme="minorHAnsi" w:hAnsiTheme="minorHAnsi" w:cstheme="minorHAnsi"/>
          <w:b/>
          <w:bCs/>
          <w:color w:val="000000"/>
          <w:sz w:val="24"/>
          <w:szCs w:val="24"/>
        </w:rPr>
        <w:t>demand_model</w:t>
      </w:r>
      <w:proofErr w:type="spellEnd"/>
      <w:r w:rsidRPr="00020470">
        <w:rPr>
          <w:rStyle w:val="go2hclqbpi"/>
          <w:rFonts w:asciiTheme="minorHAnsi" w:hAnsiTheme="minorHAnsi" w:cstheme="minorHAnsi"/>
          <w:b/>
          <w:bCs/>
          <w:color w:val="000000"/>
          <w:sz w:val="24"/>
          <w:szCs w:val="24"/>
        </w:rPr>
        <w:t xml:space="preserve"> = </w:t>
      </w:r>
      <w:proofErr w:type="spellStart"/>
      <w:proofErr w:type="gramStart"/>
      <w:r w:rsidRPr="00020470">
        <w:rPr>
          <w:rStyle w:val="go2hclqbpi"/>
          <w:rFonts w:asciiTheme="minorHAnsi" w:hAnsiTheme="minorHAnsi" w:cstheme="minorHAnsi"/>
          <w:b/>
          <w:bCs/>
          <w:color w:val="000000"/>
          <w:sz w:val="24"/>
          <w:szCs w:val="24"/>
        </w:rPr>
        <w:t>lm</w:t>
      </w:r>
      <w:proofErr w:type="spellEnd"/>
      <w:r w:rsidRPr="00020470">
        <w:rPr>
          <w:rStyle w:val="go2hclqbpi"/>
          <w:rFonts w:asciiTheme="minorHAnsi" w:hAnsiTheme="minorHAnsi" w:cstheme="minorHAnsi"/>
          <w:b/>
          <w:bCs/>
          <w:color w:val="000000"/>
          <w:sz w:val="24"/>
          <w:szCs w:val="24"/>
        </w:rPr>
        <w:t>(</w:t>
      </w:r>
      <w:proofErr w:type="spellStart"/>
      <w:proofErr w:type="gramEnd"/>
      <w:r w:rsidRPr="00020470">
        <w:rPr>
          <w:rStyle w:val="go2hclqbpi"/>
          <w:rFonts w:asciiTheme="minorHAnsi" w:hAnsiTheme="minorHAnsi" w:cstheme="minorHAnsi"/>
          <w:b/>
          <w:bCs/>
          <w:color w:val="000000"/>
          <w:sz w:val="24"/>
          <w:szCs w:val="24"/>
        </w:rPr>
        <w:t>Log_Expenses</w:t>
      </w:r>
      <w:proofErr w:type="spellEnd"/>
      <w:r w:rsidRPr="00020470">
        <w:rPr>
          <w:rStyle w:val="go2hclqbpi"/>
          <w:rFonts w:asciiTheme="minorHAnsi" w:hAnsiTheme="minorHAnsi" w:cstheme="minorHAnsi"/>
          <w:b/>
          <w:bCs/>
          <w:color w:val="000000"/>
          <w:sz w:val="24"/>
          <w:szCs w:val="24"/>
        </w:rPr>
        <w:t xml:space="preserve"> ~ </w:t>
      </w:r>
      <w:proofErr w:type="spellStart"/>
      <w:r w:rsidRPr="00020470">
        <w:rPr>
          <w:rStyle w:val="go2hclqbpi"/>
          <w:rFonts w:asciiTheme="minorHAnsi" w:hAnsiTheme="minorHAnsi" w:cstheme="minorHAnsi"/>
          <w:b/>
          <w:bCs/>
          <w:color w:val="000000"/>
          <w:sz w:val="24"/>
          <w:szCs w:val="24"/>
        </w:rPr>
        <w:t>gdp_change_percent</w:t>
      </w:r>
      <w:proofErr w:type="spellEnd"/>
      <w:r w:rsidRPr="00020470">
        <w:rPr>
          <w:rStyle w:val="go2hclqbpi"/>
          <w:rFonts w:asciiTheme="minorHAnsi" w:hAnsiTheme="minorHAnsi" w:cstheme="minorHAnsi"/>
          <w:b/>
          <w:bCs/>
          <w:color w:val="000000"/>
          <w:sz w:val="24"/>
          <w:szCs w:val="24"/>
        </w:rPr>
        <w:t>)</w:t>
      </w:r>
      <w:commentRangeEnd w:id="12"/>
      <w:r w:rsidR="00B93264" w:rsidRPr="00020470">
        <w:rPr>
          <w:rStyle w:val="CommentReference"/>
          <w:rFonts w:asciiTheme="minorHAnsi" w:hAnsiTheme="minorHAnsi" w:cstheme="minorHAnsi"/>
          <w:b/>
          <w:bCs/>
          <w:color w:val="000000"/>
          <w:sz w:val="24"/>
          <w:szCs w:val="24"/>
        </w:rPr>
        <w:commentReference w:id="12"/>
      </w:r>
      <w:commentRangeEnd w:id="13"/>
      <w:r w:rsidR="00B93264" w:rsidRPr="00020470">
        <w:rPr>
          <w:rStyle w:val="CommentReference"/>
          <w:rFonts w:asciiTheme="minorHAnsi" w:hAnsiTheme="minorHAnsi" w:cstheme="minorHAnsi"/>
          <w:b/>
          <w:bCs/>
          <w:color w:val="000000"/>
          <w:sz w:val="24"/>
          <w:szCs w:val="24"/>
        </w:rPr>
        <w:commentReference w:id="13"/>
      </w:r>
    </w:p>
    <w:p w14:paraId="1DC02437"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w:t>
      </w:r>
    </w:p>
    <w:p w14:paraId="6F3A0CDF"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w:t>
      </w:r>
      <w:proofErr w:type="spellStart"/>
      <w:r>
        <w:rPr>
          <w:rStyle w:val="go2hclqbpi"/>
          <w:rFonts w:ascii="Monaco" w:hAnsi="Monaco"/>
          <w:color w:val="000000"/>
        </w:rPr>
        <w:t>Log_Expenses</w:t>
      </w:r>
      <w:proofErr w:type="spellEnd"/>
      <w:r>
        <w:rPr>
          <w:rStyle w:val="go2hclqbpi"/>
          <w:rFonts w:ascii="Monaco" w:hAnsi="Monaco"/>
          <w:color w:val="000000"/>
        </w:rPr>
        <w:t xml:space="preserve">         </w:t>
      </w:r>
    </w:p>
    <w:p w14:paraId="210CBE60"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00F029FE" w14:textId="77777777" w:rsidR="004443E3" w:rsidRDefault="004443E3" w:rsidP="004443E3">
      <w:pPr>
        <w:pStyle w:val="HTMLPreformatted"/>
        <w:shd w:val="clear" w:color="auto" w:fill="FFFFFF"/>
        <w:spacing w:line="290" w:lineRule="atLeast"/>
        <w:rPr>
          <w:rStyle w:val="go2hclqbpi"/>
          <w:rFonts w:ascii="Monaco" w:hAnsi="Monaco"/>
          <w:color w:val="000000"/>
        </w:rPr>
      </w:pPr>
      <w:proofErr w:type="spellStart"/>
      <w:r>
        <w:rPr>
          <w:rStyle w:val="go2hclqbpi"/>
          <w:rFonts w:ascii="Monaco" w:hAnsi="Monaco"/>
          <w:color w:val="000000"/>
        </w:rPr>
        <w:t>gdp_change_percent</w:t>
      </w:r>
      <w:proofErr w:type="spellEnd"/>
      <w:r>
        <w:rPr>
          <w:rStyle w:val="go2hclqbpi"/>
          <w:rFonts w:ascii="Monaco" w:hAnsi="Monaco"/>
          <w:color w:val="000000"/>
        </w:rPr>
        <w:t xml:space="preserve">            -0.054***           </w:t>
      </w:r>
    </w:p>
    <w:p w14:paraId="1887A2D5"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(0.001)                         </w:t>
      </w:r>
    </w:p>
    <w:p w14:paraId="267E89A4"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Constant                       7.285***           </w:t>
      </w:r>
    </w:p>
    <w:p w14:paraId="5F7329C3"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(0.004)                                                        </w:t>
      </w:r>
    </w:p>
    <w:p w14:paraId="6016037A"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47905B8D"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Observations                  5,018,527           </w:t>
      </w:r>
    </w:p>
    <w:p w14:paraId="08151036"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R2                              0.0004            </w:t>
      </w:r>
    </w:p>
    <w:p w14:paraId="2B1B8EE2"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Adjusted R2                     0.0004            </w:t>
      </w:r>
    </w:p>
    <w:p w14:paraId="5B452E78"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Residual Std. Error      6.645 (</w:t>
      </w:r>
      <w:proofErr w:type="spellStart"/>
      <w:r>
        <w:rPr>
          <w:rStyle w:val="go2hclqbpi"/>
          <w:rFonts w:ascii="Monaco" w:hAnsi="Monaco"/>
          <w:color w:val="000000"/>
        </w:rPr>
        <w:t>df</w:t>
      </w:r>
      <w:proofErr w:type="spellEnd"/>
      <w:r>
        <w:rPr>
          <w:rStyle w:val="go2hclqbpi"/>
          <w:rFonts w:ascii="Monaco" w:hAnsi="Monaco"/>
          <w:color w:val="000000"/>
        </w:rPr>
        <w:t xml:space="preserve"> = 5018525)     </w:t>
      </w:r>
    </w:p>
    <w:p w14:paraId="08149E8B"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F Statistic         2,122.380*** (</w:t>
      </w:r>
      <w:proofErr w:type="spellStart"/>
      <w:r>
        <w:rPr>
          <w:rStyle w:val="go2hclqbpi"/>
          <w:rFonts w:ascii="Monaco" w:hAnsi="Monaco"/>
          <w:color w:val="000000"/>
        </w:rPr>
        <w:t>df</w:t>
      </w:r>
      <w:proofErr w:type="spellEnd"/>
      <w:r>
        <w:rPr>
          <w:rStyle w:val="go2hclqbpi"/>
          <w:rFonts w:ascii="Monaco" w:hAnsi="Monaco"/>
          <w:color w:val="000000"/>
        </w:rPr>
        <w:t xml:space="preserve"> = 1; 5018525)</w:t>
      </w:r>
    </w:p>
    <w:p w14:paraId="1A12F205"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63DB7425"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Note:                  *p&lt;0.1; **p&lt;0.05; ***p&lt;0.01</w:t>
      </w:r>
    </w:p>
    <w:p w14:paraId="75039078" w14:textId="77777777" w:rsidR="004443E3" w:rsidRDefault="004443E3" w:rsidP="004443E3">
      <w:pPr>
        <w:pStyle w:val="HTMLPreformatted"/>
        <w:pBdr>
          <w:bottom w:val="double" w:sz="6" w:space="1" w:color="auto"/>
        </w:pBdr>
        <w:shd w:val="clear" w:color="auto" w:fill="FFFFFF"/>
        <w:spacing w:line="290" w:lineRule="atLeast"/>
        <w:rPr>
          <w:rStyle w:val="go2hclqbpi"/>
          <w:rFonts w:ascii="Monaco" w:hAnsi="Monaco"/>
          <w:color w:val="000000"/>
        </w:rPr>
      </w:pPr>
    </w:p>
    <w:p w14:paraId="24CA546A" w14:textId="77777777" w:rsidR="004443E3" w:rsidRPr="002D7444"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Calibri" w:hAnsi="Calibri" w:cs="Calibri"/>
          <w:b/>
          <w:bCs/>
          <w:color w:val="000000"/>
          <w:sz w:val="24"/>
          <w:szCs w:val="24"/>
        </w:rPr>
        <w:t xml:space="preserve">Model 2: </w:t>
      </w:r>
      <w:proofErr w:type="spellStart"/>
      <w:r w:rsidRPr="002D7444">
        <w:rPr>
          <w:rStyle w:val="go2hclqbpi"/>
          <w:rFonts w:ascii="Calibri" w:hAnsi="Calibri" w:cs="Calibri"/>
          <w:b/>
          <w:bCs/>
          <w:color w:val="000000"/>
          <w:sz w:val="24"/>
          <w:szCs w:val="24"/>
        </w:rPr>
        <w:t>supply_model_gov</w:t>
      </w:r>
      <w:proofErr w:type="spellEnd"/>
      <w:r w:rsidRPr="002D7444">
        <w:rPr>
          <w:rStyle w:val="go2hclqbpi"/>
          <w:rFonts w:ascii="Calibri" w:hAnsi="Calibri" w:cs="Calibri"/>
          <w:b/>
          <w:bCs/>
          <w:color w:val="000000"/>
          <w:sz w:val="24"/>
          <w:szCs w:val="24"/>
        </w:rPr>
        <w:t xml:space="preserve"> = </w:t>
      </w:r>
      <w:proofErr w:type="spellStart"/>
      <w:proofErr w:type="gramStart"/>
      <w:r w:rsidRPr="002D7444">
        <w:rPr>
          <w:rStyle w:val="go2hclqbpi"/>
          <w:rFonts w:ascii="Calibri" w:hAnsi="Calibri" w:cs="Calibri"/>
          <w:b/>
          <w:bCs/>
          <w:color w:val="000000"/>
          <w:sz w:val="24"/>
          <w:szCs w:val="24"/>
        </w:rPr>
        <w:t>lm</w:t>
      </w:r>
      <w:proofErr w:type="spellEnd"/>
      <w:r w:rsidRPr="002D7444">
        <w:rPr>
          <w:rStyle w:val="go2hclqbpi"/>
          <w:rFonts w:ascii="Calibri" w:hAnsi="Calibri" w:cs="Calibri"/>
          <w:b/>
          <w:bCs/>
          <w:color w:val="000000"/>
          <w:sz w:val="24"/>
          <w:szCs w:val="24"/>
        </w:rPr>
        <w:t>(</w:t>
      </w:r>
      <w:proofErr w:type="spellStart"/>
      <w:proofErr w:type="gramEnd"/>
      <w:r w:rsidRPr="002D7444">
        <w:rPr>
          <w:rStyle w:val="go2hclqbpi"/>
          <w:rFonts w:ascii="Calibri" w:hAnsi="Calibri" w:cs="Calibri"/>
          <w:b/>
          <w:bCs/>
          <w:color w:val="000000"/>
          <w:sz w:val="24"/>
          <w:szCs w:val="24"/>
        </w:rPr>
        <w:t>Log_Gov_Revenues</w:t>
      </w:r>
      <w:proofErr w:type="spellEnd"/>
      <w:r w:rsidRPr="002D7444">
        <w:rPr>
          <w:rStyle w:val="go2hclqbpi"/>
          <w:rFonts w:ascii="Calibri" w:hAnsi="Calibri" w:cs="Calibri"/>
          <w:b/>
          <w:bCs/>
          <w:color w:val="000000"/>
          <w:sz w:val="24"/>
          <w:szCs w:val="24"/>
        </w:rPr>
        <w:t xml:space="preserve"> ~ </w:t>
      </w:r>
      <w:proofErr w:type="spellStart"/>
      <w:r w:rsidRPr="002D7444">
        <w:rPr>
          <w:rStyle w:val="go2hclqbpi"/>
          <w:rFonts w:ascii="Calibri" w:hAnsi="Calibri" w:cs="Calibri"/>
          <w:b/>
          <w:bCs/>
          <w:color w:val="000000"/>
          <w:sz w:val="24"/>
          <w:szCs w:val="24"/>
        </w:rPr>
        <w:t>gdp_change_percent</w:t>
      </w:r>
      <w:proofErr w:type="spellEnd"/>
      <w:r w:rsidRPr="002D7444">
        <w:rPr>
          <w:rStyle w:val="go2hclqbpi"/>
          <w:rFonts w:ascii="Calibri" w:hAnsi="Calibri" w:cs="Calibri"/>
          <w:b/>
          <w:bCs/>
          <w:color w:val="000000"/>
          <w:sz w:val="24"/>
          <w:szCs w:val="24"/>
        </w:rPr>
        <w:t xml:space="preserve">)     </w:t>
      </w:r>
    </w:p>
    <w:p w14:paraId="011533EA"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w:t>
      </w:r>
    </w:p>
    <w:p w14:paraId="25753D79"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w:t>
      </w:r>
      <w:proofErr w:type="spellStart"/>
      <w:r>
        <w:rPr>
          <w:rStyle w:val="go2hclqbpi"/>
          <w:rFonts w:ascii="Monaco" w:hAnsi="Monaco"/>
          <w:color w:val="000000"/>
        </w:rPr>
        <w:t>Log_Fundr_Revenues</w:t>
      </w:r>
      <w:proofErr w:type="spellEnd"/>
      <w:r>
        <w:rPr>
          <w:rStyle w:val="go2hclqbpi"/>
          <w:rFonts w:ascii="Monaco" w:hAnsi="Monaco"/>
          <w:color w:val="000000"/>
        </w:rPr>
        <w:t xml:space="preserve">     </w:t>
      </w:r>
    </w:p>
    <w:p w14:paraId="1DC41DE8"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07BC0F2F" w14:textId="77777777" w:rsidR="004443E3" w:rsidRDefault="004443E3" w:rsidP="004443E3">
      <w:pPr>
        <w:pStyle w:val="HTMLPreformatted"/>
        <w:shd w:val="clear" w:color="auto" w:fill="FFFFFF"/>
        <w:spacing w:line="290" w:lineRule="atLeast"/>
        <w:rPr>
          <w:rStyle w:val="go2hclqbpi"/>
          <w:rFonts w:ascii="Monaco" w:hAnsi="Monaco"/>
          <w:color w:val="000000"/>
        </w:rPr>
      </w:pPr>
      <w:proofErr w:type="spellStart"/>
      <w:r>
        <w:rPr>
          <w:rStyle w:val="go2hclqbpi"/>
          <w:rFonts w:ascii="Monaco" w:hAnsi="Monaco"/>
          <w:color w:val="000000"/>
        </w:rPr>
        <w:t>gdp_change_percent</w:t>
      </w:r>
      <w:proofErr w:type="spellEnd"/>
      <w:r>
        <w:rPr>
          <w:rStyle w:val="go2hclqbpi"/>
          <w:rFonts w:ascii="Monaco" w:hAnsi="Monaco"/>
          <w:color w:val="000000"/>
        </w:rPr>
        <w:t xml:space="preserve">            0.007***          </w:t>
      </w:r>
    </w:p>
    <w:p w14:paraId="549F3B41"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(0.001)                        </w:t>
      </w:r>
    </w:p>
    <w:p w14:paraId="7BB0FF25"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Constant                      1.023***          </w:t>
      </w:r>
    </w:p>
    <w:p w14:paraId="50391E75"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(0.002)                      </w:t>
      </w:r>
    </w:p>
    <w:p w14:paraId="3A525DA0"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04DE84EA"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Observations                 5,018,527          </w:t>
      </w:r>
    </w:p>
    <w:p w14:paraId="679DCAEA"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R2                            0.00003           </w:t>
      </w:r>
    </w:p>
    <w:p w14:paraId="2B7E5EE8"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Adjusted R2                   0.00003           </w:t>
      </w:r>
    </w:p>
    <w:p w14:paraId="2A0BB357"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Residual Std. Error     3.204 (</w:t>
      </w:r>
      <w:proofErr w:type="spellStart"/>
      <w:r>
        <w:rPr>
          <w:rStyle w:val="go2hclqbpi"/>
          <w:rFonts w:ascii="Monaco" w:hAnsi="Monaco"/>
          <w:color w:val="000000"/>
        </w:rPr>
        <w:t>df</w:t>
      </w:r>
      <w:proofErr w:type="spellEnd"/>
      <w:r>
        <w:rPr>
          <w:rStyle w:val="go2hclqbpi"/>
          <w:rFonts w:ascii="Monaco" w:hAnsi="Monaco"/>
          <w:color w:val="000000"/>
        </w:rPr>
        <w:t xml:space="preserve"> = 5018525)    </w:t>
      </w:r>
    </w:p>
    <w:p w14:paraId="1DEBC7E8"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F Statistic         142.065*** (</w:t>
      </w:r>
      <w:proofErr w:type="spellStart"/>
      <w:r>
        <w:rPr>
          <w:rStyle w:val="go2hclqbpi"/>
          <w:rFonts w:ascii="Monaco" w:hAnsi="Monaco"/>
          <w:color w:val="000000"/>
        </w:rPr>
        <w:t>df</w:t>
      </w:r>
      <w:proofErr w:type="spellEnd"/>
      <w:r>
        <w:rPr>
          <w:rStyle w:val="go2hclqbpi"/>
          <w:rFonts w:ascii="Monaco" w:hAnsi="Monaco"/>
          <w:color w:val="000000"/>
        </w:rPr>
        <w:t xml:space="preserve"> = 1; 5018525)</w:t>
      </w:r>
    </w:p>
    <w:p w14:paraId="7960C4B4"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10671ACA" w14:textId="77777777" w:rsidR="004443E3" w:rsidRDefault="004443E3" w:rsidP="004443E3">
      <w:pPr>
        <w:pStyle w:val="HTMLPreformatted"/>
        <w:shd w:val="clear" w:color="auto" w:fill="FFFFFF"/>
        <w:spacing w:line="290" w:lineRule="atLeast"/>
        <w:rPr>
          <w:rFonts w:ascii="Monaco" w:hAnsi="Monaco"/>
          <w:color w:val="000000"/>
        </w:rPr>
      </w:pPr>
      <w:r>
        <w:rPr>
          <w:rStyle w:val="go2hclqbpi"/>
          <w:rFonts w:ascii="Monaco" w:hAnsi="Monaco"/>
          <w:color w:val="000000"/>
        </w:rPr>
        <w:t>Note:                *p&lt;0.1; **p&lt;0.05; ***p&lt;0.01</w:t>
      </w:r>
    </w:p>
    <w:p w14:paraId="5E7B725A" w14:textId="77777777" w:rsidR="004443E3" w:rsidRDefault="004443E3" w:rsidP="004443E3">
      <w:pPr>
        <w:pStyle w:val="HTMLPreformatted"/>
        <w:pBdr>
          <w:bottom w:val="double" w:sz="6" w:space="1" w:color="auto"/>
        </w:pBdr>
        <w:shd w:val="clear" w:color="auto" w:fill="FFFFFF"/>
        <w:spacing w:line="290" w:lineRule="atLeast"/>
        <w:rPr>
          <w:rStyle w:val="fontstyle01"/>
          <w:rFonts w:ascii="Monaco" w:hAnsi="Monaco"/>
          <w:sz w:val="20"/>
          <w:szCs w:val="20"/>
        </w:rPr>
      </w:pPr>
    </w:p>
    <w:p w14:paraId="40DEBEA9" w14:textId="77777777" w:rsidR="004443E3" w:rsidRP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Calibri" w:hAnsi="Calibri" w:cs="Calibri"/>
          <w:b/>
          <w:bCs/>
          <w:color w:val="000000"/>
          <w:sz w:val="24"/>
          <w:szCs w:val="24"/>
        </w:rPr>
        <w:t xml:space="preserve">Model </w:t>
      </w:r>
      <w:commentRangeStart w:id="14"/>
      <w:r>
        <w:rPr>
          <w:rStyle w:val="go2hclqbpi"/>
          <w:rFonts w:ascii="Calibri" w:hAnsi="Calibri" w:cs="Calibri"/>
          <w:b/>
          <w:bCs/>
          <w:color w:val="000000"/>
          <w:sz w:val="24"/>
          <w:szCs w:val="24"/>
        </w:rPr>
        <w:t>3</w:t>
      </w:r>
      <w:commentRangeEnd w:id="14"/>
      <w:r w:rsidR="002B6866">
        <w:rPr>
          <w:rStyle w:val="CommentReference"/>
          <w:rFonts w:ascii="Calibri" w:hAnsi="Calibri" w:cs="Calibri"/>
          <w:b/>
          <w:bCs/>
          <w:color w:val="000000"/>
          <w:sz w:val="24"/>
          <w:szCs w:val="24"/>
        </w:rPr>
        <w:commentReference w:id="14"/>
      </w:r>
      <w:r>
        <w:rPr>
          <w:rStyle w:val="go2hclqbpi"/>
          <w:rFonts w:ascii="Calibri" w:hAnsi="Calibri" w:cs="Calibri"/>
          <w:b/>
          <w:bCs/>
          <w:color w:val="000000"/>
          <w:sz w:val="24"/>
          <w:szCs w:val="24"/>
        </w:rPr>
        <w:t xml:space="preserve">: </w:t>
      </w:r>
      <w:proofErr w:type="spellStart"/>
      <w:r w:rsidRPr="004443E3">
        <w:rPr>
          <w:rStyle w:val="go2hclqbpi"/>
          <w:rFonts w:ascii="Calibri" w:hAnsi="Calibri" w:cs="Calibri"/>
          <w:b/>
          <w:bCs/>
          <w:color w:val="000000"/>
          <w:sz w:val="24"/>
          <w:szCs w:val="24"/>
        </w:rPr>
        <w:t>revenue_controlled_model</w:t>
      </w:r>
      <w:proofErr w:type="spellEnd"/>
      <w:r w:rsidRPr="004443E3">
        <w:rPr>
          <w:rStyle w:val="go2hclqbpi"/>
          <w:rFonts w:ascii="Calibri" w:hAnsi="Calibri" w:cs="Calibri"/>
          <w:b/>
          <w:bCs/>
          <w:color w:val="000000"/>
          <w:sz w:val="24"/>
          <w:szCs w:val="24"/>
        </w:rPr>
        <w:t xml:space="preserve"> = </w:t>
      </w:r>
      <w:proofErr w:type="spellStart"/>
      <w:proofErr w:type="gramStart"/>
      <w:r w:rsidRPr="004443E3">
        <w:rPr>
          <w:rStyle w:val="go2hclqbpi"/>
          <w:rFonts w:ascii="Calibri" w:hAnsi="Calibri" w:cs="Calibri"/>
          <w:b/>
          <w:bCs/>
          <w:color w:val="000000"/>
          <w:sz w:val="24"/>
          <w:szCs w:val="24"/>
        </w:rPr>
        <w:t>lm</w:t>
      </w:r>
      <w:proofErr w:type="spellEnd"/>
      <w:r w:rsidRPr="004443E3">
        <w:rPr>
          <w:rStyle w:val="go2hclqbpi"/>
          <w:rFonts w:ascii="Calibri" w:hAnsi="Calibri" w:cs="Calibri"/>
          <w:b/>
          <w:bCs/>
          <w:color w:val="000000"/>
          <w:sz w:val="24"/>
          <w:szCs w:val="24"/>
        </w:rPr>
        <w:t>(</w:t>
      </w:r>
      <w:proofErr w:type="spellStart"/>
      <w:proofErr w:type="gramEnd"/>
      <w:r w:rsidRPr="004443E3">
        <w:rPr>
          <w:rStyle w:val="go2hclqbpi"/>
          <w:rFonts w:ascii="Calibri" w:hAnsi="Calibri" w:cs="Calibri"/>
          <w:b/>
          <w:bCs/>
          <w:color w:val="000000"/>
          <w:sz w:val="24"/>
          <w:szCs w:val="24"/>
        </w:rPr>
        <w:t>Log_Expenses</w:t>
      </w:r>
      <w:proofErr w:type="spellEnd"/>
      <w:r w:rsidRPr="004443E3">
        <w:rPr>
          <w:rStyle w:val="go2hclqbpi"/>
          <w:rFonts w:ascii="Calibri" w:hAnsi="Calibri" w:cs="Calibri"/>
          <w:b/>
          <w:bCs/>
          <w:color w:val="000000"/>
          <w:sz w:val="24"/>
          <w:szCs w:val="24"/>
        </w:rPr>
        <w:t xml:space="preserve"> ~ </w:t>
      </w:r>
      <w:proofErr w:type="spellStart"/>
      <w:r w:rsidRPr="004443E3">
        <w:rPr>
          <w:rStyle w:val="go2hclqbpi"/>
          <w:rFonts w:ascii="Calibri" w:hAnsi="Calibri" w:cs="Calibri"/>
          <w:b/>
          <w:bCs/>
          <w:color w:val="000000"/>
          <w:sz w:val="24"/>
          <w:szCs w:val="24"/>
        </w:rPr>
        <w:t>gdp_change_percent</w:t>
      </w:r>
      <w:proofErr w:type="spellEnd"/>
      <w:r w:rsidRPr="004443E3">
        <w:rPr>
          <w:rStyle w:val="go2hclqbpi"/>
          <w:rFonts w:ascii="Calibri" w:hAnsi="Calibri" w:cs="Calibri"/>
          <w:b/>
          <w:bCs/>
          <w:color w:val="000000"/>
          <w:sz w:val="24"/>
          <w:szCs w:val="24"/>
        </w:rPr>
        <w:t xml:space="preserve"> + </w:t>
      </w:r>
      <w:proofErr w:type="spellStart"/>
      <w:r w:rsidRPr="004443E3">
        <w:rPr>
          <w:rStyle w:val="go2hclqbpi"/>
          <w:rFonts w:ascii="Calibri" w:hAnsi="Calibri" w:cs="Calibri"/>
          <w:b/>
          <w:bCs/>
          <w:color w:val="000000"/>
          <w:sz w:val="24"/>
          <w:szCs w:val="24"/>
        </w:rPr>
        <w:t>Log_Revenue</w:t>
      </w:r>
      <w:proofErr w:type="spellEnd"/>
    </w:p>
    <w:p w14:paraId="3C453CAD" w14:textId="1592ED2A"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4735862C"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w:t>
      </w:r>
      <w:proofErr w:type="spellStart"/>
      <w:r>
        <w:rPr>
          <w:rStyle w:val="go2hclqbpi"/>
          <w:rFonts w:ascii="Monaco" w:hAnsi="Monaco"/>
          <w:color w:val="000000"/>
        </w:rPr>
        <w:t>Log_Expenses</w:t>
      </w:r>
      <w:proofErr w:type="spellEnd"/>
      <w:r>
        <w:rPr>
          <w:rStyle w:val="go2hclqbpi"/>
          <w:rFonts w:ascii="Monaco" w:hAnsi="Monaco"/>
          <w:color w:val="000000"/>
        </w:rPr>
        <w:t xml:space="preserve">           </w:t>
      </w:r>
    </w:p>
    <w:p w14:paraId="6B693134"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3D919552" w14:textId="77777777" w:rsidR="004443E3" w:rsidRDefault="004443E3" w:rsidP="004443E3">
      <w:pPr>
        <w:pStyle w:val="HTMLPreformatted"/>
        <w:shd w:val="clear" w:color="auto" w:fill="FFFFFF"/>
        <w:spacing w:line="290" w:lineRule="atLeast"/>
        <w:rPr>
          <w:rStyle w:val="go2hclqbpi"/>
          <w:rFonts w:ascii="Monaco" w:hAnsi="Monaco"/>
          <w:color w:val="000000"/>
        </w:rPr>
      </w:pPr>
      <w:proofErr w:type="spellStart"/>
      <w:r>
        <w:rPr>
          <w:rStyle w:val="go2hclqbpi"/>
          <w:rFonts w:ascii="Monaco" w:hAnsi="Monaco"/>
          <w:color w:val="000000"/>
        </w:rPr>
        <w:t>gdp_change_percent</w:t>
      </w:r>
      <w:proofErr w:type="spellEnd"/>
      <w:r>
        <w:rPr>
          <w:rStyle w:val="go2hclqbpi"/>
          <w:rFonts w:ascii="Monaco" w:hAnsi="Monaco"/>
          <w:color w:val="000000"/>
        </w:rPr>
        <w:t xml:space="preserve">               0.005***             </w:t>
      </w:r>
    </w:p>
    <w:p w14:paraId="151A472E"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(0.001)                                                                    </w:t>
      </w:r>
    </w:p>
    <w:p w14:paraId="2C2961C4" w14:textId="77777777" w:rsidR="004443E3" w:rsidRDefault="004443E3" w:rsidP="004443E3">
      <w:pPr>
        <w:pStyle w:val="HTMLPreformatted"/>
        <w:shd w:val="clear" w:color="auto" w:fill="FFFFFF"/>
        <w:spacing w:line="290" w:lineRule="atLeast"/>
        <w:rPr>
          <w:rStyle w:val="go2hclqbpi"/>
          <w:rFonts w:ascii="Monaco" w:hAnsi="Monaco"/>
          <w:color w:val="000000"/>
        </w:rPr>
      </w:pPr>
      <w:proofErr w:type="spellStart"/>
      <w:r>
        <w:rPr>
          <w:rStyle w:val="go2hclqbpi"/>
          <w:rFonts w:ascii="Monaco" w:hAnsi="Monaco"/>
          <w:color w:val="000000"/>
        </w:rPr>
        <w:t>Log_Revenues</w:t>
      </w:r>
      <w:proofErr w:type="spellEnd"/>
      <w:r>
        <w:rPr>
          <w:rStyle w:val="go2hclqbpi"/>
          <w:rFonts w:ascii="Monaco" w:hAnsi="Monaco"/>
          <w:color w:val="000000"/>
        </w:rPr>
        <w:t xml:space="preserve">                     0.844***             </w:t>
      </w:r>
    </w:p>
    <w:p w14:paraId="4A985C91"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lastRenderedPageBreak/>
        <w:t xml:space="preserve">                                 (0.0002)                                                                  </w:t>
      </w:r>
    </w:p>
    <w:p w14:paraId="522401A3"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Constant                         0.045***             </w:t>
      </w:r>
    </w:p>
    <w:p w14:paraId="4A5FB7AF"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                                 (0.003)                                                                  </w:t>
      </w:r>
    </w:p>
    <w:p w14:paraId="55169CE0"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5F8D1138"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Observations                    5,003,927             </w:t>
      </w:r>
    </w:p>
    <w:p w14:paraId="41DA7500"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R2                                0.707               </w:t>
      </w:r>
    </w:p>
    <w:p w14:paraId="74C74ACD"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 xml:space="preserve">Adjusted R2                       0.707               </w:t>
      </w:r>
    </w:p>
    <w:p w14:paraId="1C8D9775"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Residual Std. Error        3.596 (</w:t>
      </w:r>
      <w:proofErr w:type="spellStart"/>
      <w:r>
        <w:rPr>
          <w:rStyle w:val="go2hclqbpi"/>
          <w:rFonts w:ascii="Monaco" w:hAnsi="Monaco"/>
          <w:color w:val="000000"/>
        </w:rPr>
        <w:t>df</w:t>
      </w:r>
      <w:proofErr w:type="spellEnd"/>
      <w:r>
        <w:rPr>
          <w:rStyle w:val="go2hclqbpi"/>
          <w:rFonts w:ascii="Monaco" w:hAnsi="Monaco"/>
          <w:color w:val="000000"/>
        </w:rPr>
        <w:t xml:space="preserve"> = 5003924)       </w:t>
      </w:r>
    </w:p>
    <w:p w14:paraId="7EF81614"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F Statistic         6,049,180.000*** (</w:t>
      </w:r>
      <w:proofErr w:type="spellStart"/>
      <w:r>
        <w:rPr>
          <w:rStyle w:val="go2hclqbpi"/>
          <w:rFonts w:ascii="Monaco" w:hAnsi="Monaco"/>
          <w:color w:val="000000"/>
        </w:rPr>
        <w:t>df</w:t>
      </w:r>
      <w:proofErr w:type="spellEnd"/>
      <w:r>
        <w:rPr>
          <w:rStyle w:val="go2hclqbpi"/>
          <w:rFonts w:ascii="Monaco" w:hAnsi="Monaco"/>
          <w:color w:val="000000"/>
        </w:rPr>
        <w:t xml:space="preserve"> = 2; 5003924)</w:t>
      </w:r>
    </w:p>
    <w:p w14:paraId="0E73EE69" w14:textId="77777777" w:rsidR="004443E3" w:rsidRDefault="004443E3" w:rsidP="004443E3">
      <w:pPr>
        <w:pStyle w:val="HTMLPreformatted"/>
        <w:shd w:val="clear" w:color="auto" w:fill="FFFFFF"/>
        <w:spacing w:line="290" w:lineRule="atLeast"/>
        <w:rPr>
          <w:rStyle w:val="go2hclqbpi"/>
          <w:rFonts w:ascii="Monaco" w:hAnsi="Monaco"/>
          <w:color w:val="000000"/>
        </w:rPr>
      </w:pPr>
      <w:r>
        <w:rPr>
          <w:rStyle w:val="go2hclqbpi"/>
          <w:rFonts w:ascii="Monaco" w:hAnsi="Monaco"/>
          <w:color w:val="000000"/>
        </w:rPr>
        <w:t>======================================================</w:t>
      </w:r>
    </w:p>
    <w:p w14:paraId="108DF043" w14:textId="77777777" w:rsidR="004443E3" w:rsidRDefault="004443E3" w:rsidP="004443E3">
      <w:pPr>
        <w:pStyle w:val="HTMLPreformatted"/>
        <w:shd w:val="clear" w:color="auto" w:fill="FFFFFF"/>
        <w:spacing w:line="290" w:lineRule="atLeast"/>
        <w:rPr>
          <w:rFonts w:ascii="Monaco" w:hAnsi="Monaco"/>
          <w:color w:val="000000"/>
        </w:rPr>
      </w:pPr>
      <w:r>
        <w:rPr>
          <w:rStyle w:val="go2hclqbpi"/>
          <w:rFonts w:ascii="Monaco" w:hAnsi="Monaco"/>
          <w:color w:val="000000"/>
        </w:rPr>
        <w:t>Note:                      *p&lt;0.1; **p&lt;0.05; ***p&lt;0.01</w:t>
      </w:r>
    </w:p>
    <w:p w14:paraId="66DFAAFE" w14:textId="77777777" w:rsidR="002B1396" w:rsidRDefault="002B1396" w:rsidP="00184254">
      <w:pPr>
        <w:rPr>
          <w:rStyle w:val="fontstyle01"/>
        </w:rPr>
      </w:pPr>
    </w:p>
    <w:p w14:paraId="2E839B32" w14:textId="53ECDA3E" w:rsidR="00AA2FAA" w:rsidRDefault="00AA2FAA" w:rsidP="00184254">
      <w:pPr>
        <w:rPr>
          <w:rStyle w:val="fontstyle01"/>
        </w:rPr>
      </w:pPr>
    </w:p>
    <w:p w14:paraId="52C2A711" w14:textId="77777777" w:rsidR="007C1CA3" w:rsidRDefault="007C1CA3" w:rsidP="00184254">
      <w:pPr>
        <w:rPr>
          <w:rStyle w:val="fontstyle01"/>
        </w:rPr>
      </w:pPr>
    </w:p>
    <w:p w14:paraId="10900A59" w14:textId="77777777" w:rsidR="007C1CA3" w:rsidRDefault="007C1CA3" w:rsidP="00184254"/>
    <w:p w14:paraId="00E9C3A4" w14:textId="77777777" w:rsidR="007C1CA3" w:rsidRDefault="007C1CA3" w:rsidP="00184254"/>
    <w:sectPr w:rsidR="007C1CA3" w:rsidSect="006B41C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gda Tsaneva" w:date="2025-12-15T10:50:00Z" w:initials="MT">
    <w:p w14:paraId="471E08B2" w14:textId="77777777" w:rsidR="00234473" w:rsidRDefault="00234473" w:rsidP="00234473">
      <w:pPr>
        <w:pStyle w:val="CommentText"/>
      </w:pPr>
      <w:r>
        <w:rPr>
          <w:rStyle w:val="CommentReference"/>
        </w:rPr>
        <w:annotationRef/>
      </w:r>
      <w:r>
        <w:t>As we discussed at your presentation, I think you should try to drop any educational institutions or hospitals from this list.</w:t>
      </w:r>
    </w:p>
  </w:comment>
  <w:comment w:id="1" w:author="Magda Tsaneva" w:date="2025-12-15T10:51:00Z" w:initials="MT">
    <w:p w14:paraId="333B643C" w14:textId="77777777" w:rsidR="00234473" w:rsidRDefault="00234473" w:rsidP="00234473">
      <w:pPr>
        <w:pStyle w:val="CommentText"/>
      </w:pPr>
      <w:r>
        <w:rPr>
          <w:rStyle w:val="CommentReference"/>
        </w:rPr>
        <w:annotationRef/>
      </w:r>
      <w:r>
        <w:t>When you phrase it like this, it means you will have state GDP as the dependent variable. So be careful how you write it.</w:t>
      </w:r>
    </w:p>
  </w:comment>
  <w:comment w:id="2" w:author="Magda Tsaneva" w:date="2025-12-15T10:53:00Z" w:initials="MT">
    <w:p w14:paraId="375EDC80" w14:textId="77777777" w:rsidR="004D1654" w:rsidRDefault="004D1654" w:rsidP="004D1654">
      <w:pPr>
        <w:pStyle w:val="CommentText"/>
      </w:pPr>
      <w:r>
        <w:rPr>
          <w:rStyle w:val="CommentReference"/>
        </w:rPr>
        <w:annotationRef/>
      </w:r>
      <w:r>
        <w:t>In addition to dropping hospitals and colleges, you may want to consider adding another sample restriction: local institutions only. Because Save the Children, for example, may be headquarters in Delaware (for example) but it’s not affected Delaware’s GDP - it’s a global organization!</w:t>
      </w:r>
    </w:p>
  </w:comment>
  <w:comment w:id="5" w:author="Magda Tsaneva" w:date="2025-12-15T10:57:00Z" w:initials="MT">
    <w:p w14:paraId="071A76A9" w14:textId="77777777" w:rsidR="004D1654" w:rsidRDefault="004D1654" w:rsidP="004D1654">
      <w:pPr>
        <w:pStyle w:val="CommentText"/>
      </w:pPr>
      <w:r>
        <w:rPr>
          <w:rStyle w:val="CommentReference"/>
        </w:rPr>
        <w:annotationRef/>
      </w:r>
      <w:r>
        <w:t xml:space="preserve">Hmm, interesting. So it the recession makes it so that your receipts go down, then you disappear from the data? That’s a problem because that’s exactly what you are trying to study. </w:t>
      </w:r>
    </w:p>
    <w:p w14:paraId="307EA44C" w14:textId="77777777" w:rsidR="004D1654" w:rsidRDefault="004D1654" w:rsidP="004D1654">
      <w:pPr>
        <w:pStyle w:val="CommentText"/>
      </w:pPr>
      <w:r>
        <w:t>So another outcome you need to add to your analysis is whether they are in the data in that particular year (a dummy variable 0/1) - and see how that is affected by the recession.</w:t>
      </w:r>
    </w:p>
  </w:comment>
  <w:comment w:id="6" w:author="Magda Tsaneva" w:date="2025-12-15T11:51:00Z" w:initials="MT">
    <w:p w14:paraId="200A0A9E" w14:textId="77777777" w:rsidR="00B93264" w:rsidRDefault="00B93264" w:rsidP="00B93264">
      <w:pPr>
        <w:pStyle w:val="CommentText"/>
      </w:pPr>
      <w:r>
        <w:rPr>
          <w:rStyle w:val="CommentReference"/>
        </w:rPr>
        <w:annotationRef/>
      </w:r>
      <w:r>
        <w:t>Is this how you identify whether they are a school or hospital? Or is that different? That is, is there any info on classification in the original data?</w:t>
      </w:r>
    </w:p>
    <w:p w14:paraId="7094DE23" w14:textId="77777777" w:rsidR="00B93264" w:rsidRDefault="00B93264" w:rsidP="00B93264">
      <w:pPr>
        <w:pStyle w:val="CommentText"/>
      </w:pPr>
      <w:r>
        <w:t xml:space="preserve">This IRS data could be helpful but it will not be for the entire universe of organization because it’s 500K+ revenue and it’s only for 2024... </w:t>
      </w:r>
    </w:p>
  </w:comment>
  <w:comment w:id="7" w:author="Magda Tsaneva" w:date="2025-12-15T12:05:00Z" w:initials="MT">
    <w:p w14:paraId="37862A82" w14:textId="77777777" w:rsidR="00CB2001" w:rsidRDefault="00CB2001" w:rsidP="00CB2001">
      <w:pPr>
        <w:pStyle w:val="CommentText"/>
      </w:pPr>
      <w:r>
        <w:rPr>
          <w:rStyle w:val="CommentReference"/>
        </w:rPr>
        <w:annotationRef/>
      </w:r>
      <w:r>
        <w:t>I would like to see a table with number of organizations in each year.</w:t>
      </w:r>
    </w:p>
  </w:comment>
  <w:comment w:id="8" w:author="Magda Tsaneva" w:date="2025-12-15T12:01:00Z" w:initials="MT">
    <w:p w14:paraId="18148C6C" w14:textId="77777777" w:rsidR="00B93264" w:rsidRDefault="00B93264" w:rsidP="00B93264">
      <w:pPr>
        <w:pStyle w:val="CommentText"/>
      </w:pPr>
      <w:r>
        <w:rPr>
          <w:rStyle w:val="CommentReference"/>
        </w:rPr>
        <w:annotationRef/>
      </w:r>
      <w:r>
        <w:t>This doesn’t match the number in your regressions:</w:t>
      </w:r>
    </w:p>
    <w:p w14:paraId="2D6E7609" w14:textId="77777777" w:rsidR="00B93264" w:rsidRDefault="00B93264" w:rsidP="00B93264">
      <w:pPr>
        <w:pStyle w:val="CommentText"/>
      </w:pPr>
      <w:r>
        <w:rPr>
          <w:color w:val="000000"/>
        </w:rPr>
        <w:t xml:space="preserve">Observations                  5,018,527           </w:t>
      </w:r>
    </w:p>
  </w:comment>
  <w:comment w:id="9" w:author="Magda Tsaneva" w:date="2025-12-15T12:03:00Z" w:initials="MT">
    <w:p w14:paraId="11014E48" w14:textId="77777777" w:rsidR="00CB2001" w:rsidRDefault="00CB2001" w:rsidP="00CB2001">
      <w:pPr>
        <w:pStyle w:val="CommentText"/>
      </w:pPr>
      <w:r>
        <w:rPr>
          <w:rStyle w:val="CommentReference"/>
        </w:rPr>
        <w:annotationRef/>
      </w:r>
      <w:r>
        <w:t>What do you do with the 0s? I know you can technically add a 1 to them and then take the log but I wonder if it makes more sense to actually do this analysis for positive expenses only and then separately have another analysis for the dummy variable (not in the data or 0 expenses vs in the data and positive expenses)?</w:t>
      </w:r>
    </w:p>
  </w:comment>
  <w:comment w:id="10" w:author="Magda Tsaneva" w:date="2025-12-15T12:04:00Z" w:initials="MT">
    <w:p w14:paraId="76AF018E" w14:textId="77777777" w:rsidR="00CB2001" w:rsidRDefault="00CB2001" w:rsidP="00CB2001">
      <w:pPr>
        <w:pStyle w:val="CommentText"/>
      </w:pPr>
      <w:r>
        <w:rPr>
          <w:rStyle w:val="CommentReference"/>
        </w:rPr>
        <w:annotationRef/>
      </w:r>
      <w:r>
        <w:t>Is that 71 billion??? Wow. Yeah, I think you definitely need to restrict the data to non-colleges, non-hospitals and non-giants like this...</w:t>
      </w:r>
    </w:p>
  </w:comment>
  <w:comment w:id="11" w:author="Magda Tsaneva" w:date="2025-12-15T12:04:00Z" w:initials="MT">
    <w:p w14:paraId="0C820B0F" w14:textId="77777777" w:rsidR="00CB2001" w:rsidRDefault="00CB2001" w:rsidP="00CB2001">
      <w:pPr>
        <w:pStyle w:val="CommentText"/>
      </w:pPr>
      <w:r>
        <w:rPr>
          <w:rStyle w:val="CommentReference"/>
        </w:rPr>
        <w:annotationRef/>
      </w:r>
      <w:r>
        <w:t xml:space="preserve">Who is that? I am curious! </w:t>
      </w:r>
    </w:p>
  </w:comment>
  <w:comment w:id="12" w:author="Magda Tsaneva" w:date="2025-12-15T11:57:00Z" w:initials="MT">
    <w:p w14:paraId="516B727B" w14:textId="77777777" w:rsidR="00B93264" w:rsidRDefault="00B93264" w:rsidP="00B93264">
      <w:pPr>
        <w:pStyle w:val="CommentText"/>
      </w:pPr>
      <w:r>
        <w:rPr>
          <w:rStyle w:val="CommentReference"/>
        </w:rPr>
        <w:annotationRef/>
      </w:r>
      <w:r>
        <w:t>2 things:</w:t>
      </w:r>
    </w:p>
    <w:p w14:paraId="2213AFE7" w14:textId="77777777" w:rsidR="00B93264" w:rsidRDefault="00B93264" w:rsidP="00B93264">
      <w:pPr>
        <w:pStyle w:val="CommentText"/>
        <w:numPr>
          <w:ilvl w:val="0"/>
          <w:numId w:val="5"/>
        </w:numPr>
      </w:pPr>
      <w:r>
        <w:t>Is this a FE model? That is, are you including indicators for each organization in the regression model so you can study variation within the organization and this way get rid of any time-invariant bias? You don’t need to show me those coefficients but I need to know they are in there.</w:t>
      </w:r>
    </w:p>
    <w:p w14:paraId="4E393C89" w14:textId="77777777" w:rsidR="00B93264" w:rsidRDefault="00B93264" w:rsidP="00B93264">
      <w:pPr>
        <w:pStyle w:val="CommentText"/>
        <w:numPr>
          <w:ilvl w:val="0"/>
          <w:numId w:val="5"/>
        </w:numPr>
      </w:pPr>
      <w:r>
        <w:t>If you file in 2015, that means you report data for 2014, right? And your GDP is for (2014-2013)/2013? I think you should try it for levels, too (i.e., GDP in 2014).</w:t>
      </w:r>
    </w:p>
  </w:comment>
  <w:comment w:id="13" w:author="Magda Tsaneva" w:date="2025-12-15T12:00:00Z" w:initials="MT">
    <w:p w14:paraId="46667E55" w14:textId="77777777" w:rsidR="00B93264" w:rsidRDefault="00B93264" w:rsidP="00B93264">
      <w:pPr>
        <w:pStyle w:val="CommentText"/>
      </w:pPr>
      <w:r>
        <w:rPr>
          <w:rStyle w:val="CommentReference"/>
        </w:rPr>
        <w:annotationRef/>
      </w:r>
      <w:r>
        <w:t>You can also include year dummies in there or at least a linear year trend (i.e., just a continuous variable for year) to account for any country-level effects (e.g., changes in tastes and preferences, etc).</w:t>
      </w:r>
    </w:p>
  </w:comment>
  <w:comment w:id="14" w:author="Magda Tsaneva" w:date="2025-12-15T12:15:00Z" w:initials="MT">
    <w:p w14:paraId="7CB80529" w14:textId="77777777" w:rsidR="002B6866" w:rsidRDefault="002B6866" w:rsidP="002B6866">
      <w:pPr>
        <w:pStyle w:val="CommentText"/>
      </w:pPr>
      <w:r>
        <w:rPr>
          <w:rStyle w:val="CommentReference"/>
        </w:rPr>
        <w:annotationRef/>
      </w:r>
      <w:r>
        <w:t>I think it’s nice we try to do the D and S. But let’s think how to make this more appealing. What else can you study in addition to that?</w:t>
      </w:r>
    </w:p>
    <w:p w14:paraId="3AAAEE01" w14:textId="77777777" w:rsidR="002B6866" w:rsidRDefault="002B6866" w:rsidP="002B6866">
      <w:pPr>
        <w:pStyle w:val="CommentText"/>
      </w:pPr>
      <w:r>
        <w:t xml:space="preserve">Can you bring in some Covid data, for example whether states went on lockdown or number of fatalities, etc, and see how the Covid times may have been different from other times? Or is there some regulation/policy that we can study? Or some other shock (economic or natural disaster shock)? </w:t>
      </w:r>
    </w:p>
    <w:p w14:paraId="4A797CCC" w14:textId="77777777" w:rsidR="002B6866" w:rsidRDefault="002B6866" w:rsidP="002B6866">
      <w:pPr>
        <w:pStyle w:val="CommentText"/>
      </w:pPr>
      <w:r>
        <w:t xml:space="preserve">I think we need something more to make it more interesting and informative. </w:t>
      </w:r>
    </w:p>
    <w:p w14:paraId="31B56F2F" w14:textId="77777777" w:rsidR="002B6866" w:rsidRDefault="002B6866" w:rsidP="002B6866">
      <w:pPr>
        <w:pStyle w:val="CommentText"/>
      </w:pPr>
      <w:r>
        <w:t xml:space="preserve">If not a shock, another idea is that you can (and will) run some heterogeneity analysis (or include some interaction terms by org characteristics) to see what makes some organizations do better than others and this can be the key focus. For example, maybe you are looking at female vs male leadership of an organization and maybe one gender is better ta weathering the storm. And then investigate why? Suppose it’s men. Is it  something they do in terms of how they organize their company or prioritize their spending or is it that they are better able to raise money? </w:t>
      </w:r>
    </w:p>
    <w:p w14:paraId="59429AAC" w14:textId="77777777" w:rsidR="002B6866" w:rsidRDefault="002B6866" w:rsidP="002B6866">
      <w:pPr>
        <w:pStyle w:val="CommentText"/>
      </w:pPr>
      <w:r>
        <w:t>Anyway, think about what else you can do with your data and let’s talk 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1E08B2" w15:done="0"/>
  <w15:commentEx w15:paraId="333B643C" w15:done="0"/>
  <w15:commentEx w15:paraId="375EDC80" w15:done="0"/>
  <w15:commentEx w15:paraId="307EA44C" w15:done="0"/>
  <w15:commentEx w15:paraId="7094DE23" w15:done="0"/>
  <w15:commentEx w15:paraId="37862A82" w15:done="0"/>
  <w15:commentEx w15:paraId="2D6E7609" w15:done="0"/>
  <w15:commentEx w15:paraId="11014E48" w15:done="0"/>
  <w15:commentEx w15:paraId="76AF018E" w15:done="0"/>
  <w15:commentEx w15:paraId="0C820B0F" w15:done="0"/>
  <w15:commentEx w15:paraId="4E393C89" w15:done="0"/>
  <w15:commentEx w15:paraId="46667E55" w15:paraIdParent="4E393C89" w15:done="0"/>
  <w15:commentEx w15:paraId="59429A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D1CD61" w16cex:dateUtc="2025-12-15T15:50:00Z"/>
  <w16cex:commentExtensible w16cex:durableId="4E18D547" w16cex:dateUtc="2025-12-15T15:51:00Z"/>
  <w16cex:commentExtensible w16cex:durableId="01FFDB90" w16cex:dateUtc="2025-12-15T15:53:00Z"/>
  <w16cex:commentExtensible w16cex:durableId="63F75758" w16cex:dateUtc="2025-12-15T15:57:00Z"/>
  <w16cex:commentExtensible w16cex:durableId="72297742" w16cex:dateUtc="2025-12-15T16:51:00Z"/>
  <w16cex:commentExtensible w16cex:durableId="09F74817" w16cex:dateUtc="2025-12-15T17:05:00Z"/>
  <w16cex:commentExtensible w16cex:durableId="7FEFD9FA" w16cex:dateUtc="2025-12-15T17:01:00Z"/>
  <w16cex:commentExtensible w16cex:durableId="09F391A1" w16cex:dateUtc="2025-12-15T17:03:00Z"/>
  <w16cex:commentExtensible w16cex:durableId="2D48ACE9" w16cex:dateUtc="2025-12-15T17:04:00Z"/>
  <w16cex:commentExtensible w16cex:durableId="440E04FC" w16cex:dateUtc="2025-12-15T17:04:00Z"/>
  <w16cex:commentExtensible w16cex:durableId="46DE7315" w16cex:dateUtc="2025-12-15T16:57:00Z"/>
  <w16cex:commentExtensible w16cex:durableId="1E0290E6" w16cex:dateUtc="2025-12-15T17:00:00Z"/>
  <w16cex:commentExtensible w16cex:durableId="1E67C50A" w16cex:dateUtc="2025-12-15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1E08B2" w16cid:durableId="6BD1CD61"/>
  <w16cid:commentId w16cid:paraId="333B643C" w16cid:durableId="4E18D547"/>
  <w16cid:commentId w16cid:paraId="375EDC80" w16cid:durableId="01FFDB90"/>
  <w16cid:commentId w16cid:paraId="307EA44C" w16cid:durableId="63F75758"/>
  <w16cid:commentId w16cid:paraId="7094DE23" w16cid:durableId="72297742"/>
  <w16cid:commentId w16cid:paraId="37862A82" w16cid:durableId="09F74817"/>
  <w16cid:commentId w16cid:paraId="2D6E7609" w16cid:durableId="7FEFD9FA"/>
  <w16cid:commentId w16cid:paraId="11014E48" w16cid:durableId="09F391A1"/>
  <w16cid:commentId w16cid:paraId="76AF018E" w16cid:durableId="2D48ACE9"/>
  <w16cid:commentId w16cid:paraId="0C820B0F" w16cid:durableId="440E04FC"/>
  <w16cid:commentId w16cid:paraId="4E393C89" w16cid:durableId="46DE7315"/>
  <w16cid:commentId w16cid:paraId="46667E55" w16cid:durableId="1E0290E6"/>
  <w16cid:commentId w16cid:paraId="59429AAC" w16cid:durableId="1E67C5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2096A" w14:textId="77777777" w:rsidR="005B2B5A" w:rsidRDefault="005B2B5A" w:rsidP="00A66249">
      <w:pPr>
        <w:spacing w:after="0" w:line="240" w:lineRule="auto"/>
      </w:pPr>
      <w:r>
        <w:separator/>
      </w:r>
    </w:p>
  </w:endnote>
  <w:endnote w:type="continuationSeparator" w:id="0">
    <w:p w14:paraId="5D914C19" w14:textId="77777777" w:rsidR="005B2B5A" w:rsidRDefault="005B2B5A" w:rsidP="00A66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Roman">
    <w:altName w:val="Times New Roman"/>
    <w:panose1 w:val="020B0604020202020204"/>
    <w:charset w:val="00"/>
    <w:family w:val="roman"/>
    <w:notTrueType/>
    <w:pitch w:val="default"/>
  </w:font>
  <w:font w:name="Monaco">
    <w:altName w:val="Calibri"/>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630A3" w14:textId="77777777" w:rsidR="005B2B5A" w:rsidRDefault="005B2B5A" w:rsidP="00A66249">
      <w:pPr>
        <w:spacing w:after="0" w:line="240" w:lineRule="auto"/>
      </w:pPr>
      <w:r>
        <w:separator/>
      </w:r>
    </w:p>
  </w:footnote>
  <w:footnote w:type="continuationSeparator" w:id="0">
    <w:p w14:paraId="1DA4DF09" w14:textId="77777777" w:rsidR="005B2B5A" w:rsidRDefault="005B2B5A" w:rsidP="00A66249">
      <w:pPr>
        <w:spacing w:after="0" w:line="240" w:lineRule="auto"/>
      </w:pPr>
      <w:r>
        <w:continuationSeparator/>
      </w:r>
    </w:p>
  </w:footnote>
  <w:footnote w:id="1">
    <w:p w14:paraId="69402777" w14:textId="0549188D" w:rsidR="00B82BAF" w:rsidRDefault="00B82BAF">
      <w:pPr>
        <w:pStyle w:val="FootnoteText"/>
      </w:pPr>
      <w:r>
        <w:rPr>
          <w:rStyle w:val="FootnoteReference"/>
        </w:rPr>
        <w:footnoteRef/>
      </w:r>
      <w:r>
        <w:t xml:space="preserve"> </w:t>
      </w:r>
      <w:hyperlink r:id="rId1" w:history="1">
        <w:r w:rsidRPr="00E73B41">
          <w:rPr>
            <w:rStyle w:val="Hyperlink"/>
          </w:rPr>
          <w:t>https://nccsgit.urban.org/nccs/datasets/efile/</w:t>
        </w:r>
      </w:hyperlink>
      <w:r>
        <w:t xml:space="preserve"> </w:t>
      </w:r>
    </w:p>
  </w:footnote>
  <w:footnote w:id="2">
    <w:p w14:paraId="403F803A" w14:textId="45184426" w:rsidR="00D11238" w:rsidRDefault="00D11238">
      <w:pPr>
        <w:pStyle w:val="FootnoteText"/>
      </w:pPr>
      <w:r>
        <w:rPr>
          <w:rStyle w:val="FootnoteReference"/>
        </w:rPr>
        <w:footnoteRef/>
      </w:r>
      <w:r>
        <w:t xml:space="preserve"> </w:t>
      </w:r>
      <w:hyperlink r:id="rId2" w:history="1">
        <w:r w:rsidRPr="00E73B41">
          <w:rPr>
            <w:rStyle w:val="Hyperlink"/>
          </w:rPr>
          <w:t>https://www.irs.gov/charities-non-profits/exempt-organizations-business-master-file-extract-eo-bmf</w:t>
        </w:r>
      </w:hyperlink>
      <w:r>
        <w:t xml:space="preserve"> </w:t>
      </w:r>
    </w:p>
  </w:footnote>
  <w:footnote w:id="3">
    <w:p w14:paraId="42EF98FB" w14:textId="77777777" w:rsidR="009B48F6" w:rsidRDefault="009B48F6" w:rsidP="009B48F6">
      <w:pPr>
        <w:pStyle w:val="FootnoteText"/>
      </w:pPr>
      <w:r>
        <w:rPr>
          <w:rStyle w:val="FootnoteReference"/>
        </w:rPr>
        <w:footnoteRef/>
      </w:r>
      <w:r>
        <w:t xml:space="preserve"> </w:t>
      </w:r>
      <w:hyperlink r:id="rId3" w:history="1">
        <w:r w:rsidRPr="00E73B41">
          <w:rPr>
            <w:rStyle w:val="Hyperlink"/>
          </w:rPr>
          <w:t>https://apps.bea.gov/regional/downloadzip.htm</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A5A"/>
    <w:multiLevelType w:val="hybridMultilevel"/>
    <w:tmpl w:val="E2A4427A"/>
    <w:lvl w:ilvl="0" w:tplc="BDD40020">
      <w:start w:val="1"/>
      <w:numFmt w:val="bullet"/>
      <w:lvlText w:val="•"/>
      <w:lvlJc w:val="left"/>
      <w:pPr>
        <w:tabs>
          <w:tab w:val="num" w:pos="720"/>
        </w:tabs>
        <w:ind w:left="720" w:hanging="360"/>
      </w:pPr>
      <w:rPr>
        <w:rFonts w:ascii="Arial" w:hAnsi="Arial" w:hint="default"/>
      </w:rPr>
    </w:lvl>
    <w:lvl w:ilvl="1" w:tplc="18CC8D68" w:tentative="1">
      <w:start w:val="1"/>
      <w:numFmt w:val="bullet"/>
      <w:lvlText w:val="•"/>
      <w:lvlJc w:val="left"/>
      <w:pPr>
        <w:tabs>
          <w:tab w:val="num" w:pos="1440"/>
        </w:tabs>
        <w:ind w:left="1440" w:hanging="360"/>
      </w:pPr>
      <w:rPr>
        <w:rFonts w:ascii="Arial" w:hAnsi="Arial" w:hint="default"/>
      </w:rPr>
    </w:lvl>
    <w:lvl w:ilvl="2" w:tplc="3AB8312C" w:tentative="1">
      <w:start w:val="1"/>
      <w:numFmt w:val="bullet"/>
      <w:lvlText w:val="•"/>
      <w:lvlJc w:val="left"/>
      <w:pPr>
        <w:tabs>
          <w:tab w:val="num" w:pos="2160"/>
        </w:tabs>
        <w:ind w:left="2160" w:hanging="360"/>
      </w:pPr>
      <w:rPr>
        <w:rFonts w:ascii="Arial" w:hAnsi="Arial" w:hint="default"/>
      </w:rPr>
    </w:lvl>
    <w:lvl w:ilvl="3" w:tplc="D91229AA" w:tentative="1">
      <w:start w:val="1"/>
      <w:numFmt w:val="bullet"/>
      <w:lvlText w:val="•"/>
      <w:lvlJc w:val="left"/>
      <w:pPr>
        <w:tabs>
          <w:tab w:val="num" w:pos="2880"/>
        </w:tabs>
        <w:ind w:left="2880" w:hanging="360"/>
      </w:pPr>
      <w:rPr>
        <w:rFonts w:ascii="Arial" w:hAnsi="Arial" w:hint="default"/>
      </w:rPr>
    </w:lvl>
    <w:lvl w:ilvl="4" w:tplc="CF3A9D92" w:tentative="1">
      <w:start w:val="1"/>
      <w:numFmt w:val="bullet"/>
      <w:lvlText w:val="•"/>
      <w:lvlJc w:val="left"/>
      <w:pPr>
        <w:tabs>
          <w:tab w:val="num" w:pos="3600"/>
        </w:tabs>
        <w:ind w:left="3600" w:hanging="360"/>
      </w:pPr>
      <w:rPr>
        <w:rFonts w:ascii="Arial" w:hAnsi="Arial" w:hint="default"/>
      </w:rPr>
    </w:lvl>
    <w:lvl w:ilvl="5" w:tplc="6C8A806E" w:tentative="1">
      <w:start w:val="1"/>
      <w:numFmt w:val="bullet"/>
      <w:lvlText w:val="•"/>
      <w:lvlJc w:val="left"/>
      <w:pPr>
        <w:tabs>
          <w:tab w:val="num" w:pos="4320"/>
        </w:tabs>
        <w:ind w:left="4320" w:hanging="360"/>
      </w:pPr>
      <w:rPr>
        <w:rFonts w:ascii="Arial" w:hAnsi="Arial" w:hint="default"/>
      </w:rPr>
    </w:lvl>
    <w:lvl w:ilvl="6" w:tplc="7A385A7A" w:tentative="1">
      <w:start w:val="1"/>
      <w:numFmt w:val="bullet"/>
      <w:lvlText w:val="•"/>
      <w:lvlJc w:val="left"/>
      <w:pPr>
        <w:tabs>
          <w:tab w:val="num" w:pos="5040"/>
        </w:tabs>
        <w:ind w:left="5040" w:hanging="360"/>
      </w:pPr>
      <w:rPr>
        <w:rFonts w:ascii="Arial" w:hAnsi="Arial" w:hint="default"/>
      </w:rPr>
    </w:lvl>
    <w:lvl w:ilvl="7" w:tplc="5E0EC538" w:tentative="1">
      <w:start w:val="1"/>
      <w:numFmt w:val="bullet"/>
      <w:lvlText w:val="•"/>
      <w:lvlJc w:val="left"/>
      <w:pPr>
        <w:tabs>
          <w:tab w:val="num" w:pos="5760"/>
        </w:tabs>
        <w:ind w:left="5760" w:hanging="360"/>
      </w:pPr>
      <w:rPr>
        <w:rFonts w:ascii="Arial" w:hAnsi="Arial" w:hint="default"/>
      </w:rPr>
    </w:lvl>
    <w:lvl w:ilvl="8" w:tplc="66CE87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E5A2CA3"/>
    <w:multiLevelType w:val="hybridMultilevel"/>
    <w:tmpl w:val="308CD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6533FB"/>
    <w:multiLevelType w:val="hybridMultilevel"/>
    <w:tmpl w:val="D7D00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F95302"/>
    <w:multiLevelType w:val="hybridMultilevel"/>
    <w:tmpl w:val="86CE0680"/>
    <w:lvl w:ilvl="0" w:tplc="CAEAE784">
      <w:start w:val="1"/>
      <w:numFmt w:val="decimal"/>
      <w:lvlText w:val="%1."/>
      <w:lvlJc w:val="left"/>
      <w:pPr>
        <w:ind w:left="1020" w:hanging="360"/>
      </w:pPr>
    </w:lvl>
    <w:lvl w:ilvl="1" w:tplc="47C6F5A0">
      <w:start w:val="1"/>
      <w:numFmt w:val="decimal"/>
      <w:lvlText w:val="%2."/>
      <w:lvlJc w:val="left"/>
      <w:pPr>
        <w:ind w:left="1020" w:hanging="360"/>
      </w:pPr>
    </w:lvl>
    <w:lvl w:ilvl="2" w:tplc="9BAC86A4">
      <w:start w:val="1"/>
      <w:numFmt w:val="decimal"/>
      <w:lvlText w:val="%3."/>
      <w:lvlJc w:val="left"/>
      <w:pPr>
        <w:ind w:left="1020" w:hanging="360"/>
      </w:pPr>
    </w:lvl>
    <w:lvl w:ilvl="3" w:tplc="AF32BF58">
      <w:start w:val="1"/>
      <w:numFmt w:val="decimal"/>
      <w:lvlText w:val="%4."/>
      <w:lvlJc w:val="left"/>
      <w:pPr>
        <w:ind w:left="1020" w:hanging="360"/>
      </w:pPr>
    </w:lvl>
    <w:lvl w:ilvl="4" w:tplc="44E0CA78">
      <w:start w:val="1"/>
      <w:numFmt w:val="decimal"/>
      <w:lvlText w:val="%5."/>
      <w:lvlJc w:val="left"/>
      <w:pPr>
        <w:ind w:left="1020" w:hanging="360"/>
      </w:pPr>
    </w:lvl>
    <w:lvl w:ilvl="5" w:tplc="FC4203D2">
      <w:start w:val="1"/>
      <w:numFmt w:val="decimal"/>
      <w:lvlText w:val="%6."/>
      <w:lvlJc w:val="left"/>
      <w:pPr>
        <w:ind w:left="1020" w:hanging="360"/>
      </w:pPr>
    </w:lvl>
    <w:lvl w:ilvl="6" w:tplc="0B086E0C">
      <w:start w:val="1"/>
      <w:numFmt w:val="decimal"/>
      <w:lvlText w:val="%7."/>
      <w:lvlJc w:val="left"/>
      <w:pPr>
        <w:ind w:left="1020" w:hanging="360"/>
      </w:pPr>
    </w:lvl>
    <w:lvl w:ilvl="7" w:tplc="2E8633F6">
      <w:start w:val="1"/>
      <w:numFmt w:val="decimal"/>
      <w:lvlText w:val="%8."/>
      <w:lvlJc w:val="left"/>
      <w:pPr>
        <w:ind w:left="1020" w:hanging="360"/>
      </w:pPr>
    </w:lvl>
    <w:lvl w:ilvl="8" w:tplc="B482514C">
      <w:start w:val="1"/>
      <w:numFmt w:val="decimal"/>
      <w:lvlText w:val="%9."/>
      <w:lvlJc w:val="left"/>
      <w:pPr>
        <w:ind w:left="1020" w:hanging="360"/>
      </w:pPr>
    </w:lvl>
  </w:abstractNum>
  <w:abstractNum w:abstractNumId="4" w15:restartNumberingAfterBreak="0">
    <w:nsid w:val="7B967E43"/>
    <w:multiLevelType w:val="hybridMultilevel"/>
    <w:tmpl w:val="521C5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05038">
    <w:abstractNumId w:val="2"/>
  </w:num>
  <w:num w:numId="2" w16cid:durableId="1000620914">
    <w:abstractNumId w:val="1"/>
  </w:num>
  <w:num w:numId="3" w16cid:durableId="1496452703">
    <w:abstractNumId w:val="0"/>
  </w:num>
  <w:num w:numId="4" w16cid:durableId="546532599">
    <w:abstractNumId w:val="4"/>
  </w:num>
  <w:num w:numId="5" w16cid:durableId="633175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da Tsaneva">
    <w15:presenceInfo w15:providerId="AD" w15:userId="S::MTsaneva@clarku.edu::f01460d2-61d1-459c-a63e-0c7d86e0a9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CA3"/>
    <w:rsid w:val="00014321"/>
    <w:rsid w:val="00020470"/>
    <w:rsid w:val="000213AD"/>
    <w:rsid w:val="00044AB4"/>
    <w:rsid w:val="00060F5F"/>
    <w:rsid w:val="000700A8"/>
    <w:rsid w:val="000765E8"/>
    <w:rsid w:val="00077712"/>
    <w:rsid w:val="000A7610"/>
    <w:rsid w:val="000B41A9"/>
    <w:rsid w:val="000E2901"/>
    <w:rsid w:val="000E53AB"/>
    <w:rsid w:val="00127EE9"/>
    <w:rsid w:val="0013606C"/>
    <w:rsid w:val="00184254"/>
    <w:rsid w:val="001C5712"/>
    <w:rsid w:val="001C6CF1"/>
    <w:rsid w:val="001D4826"/>
    <w:rsid w:val="001E4BB9"/>
    <w:rsid w:val="001F2FF7"/>
    <w:rsid w:val="00205793"/>
    <w:rsid w:val="002172CD"/>
    <w:rsid w:val="00234473"/>
    <w:rsid w:val="00254AB7"/>
    <w:rsid w:val="002721FE"/>
    <w:rsid w:val="00286DB9"/>
    <w:rsid w:val="002A311C"/>
    <w:rsid w:val="002B1396"/>
    <w:rsid w:val="002B6866"/>
    <w:rsid w:val="002C74DB"/>
    <w:rsid w:val="002D7444"/>
    <w:rsid w:val="002D7F39"/>
    <w:rsid w:val="0030525E"/>
    <w:rsid w:val="00332936"/>
    <w:rsid w:val="003F3E9F"/>
    <w:rsid w:val="00420752"/>
    <w:rsid w:val="00432A38"/>
    <w:rsid w:val="0043679A"/>
    <w:rsid w:val="004443E3"/>
    <w:rsid w:val="004907E6"/>
    <w:rsid w:val="004D1654"/>
    <w:rsid w:val="004F6F46"/>
    <w:rsid w:val="00592850"/>
    <w:rsid w:val="005973FD"/>
    <w:rsid w:val="005B2B5A"/>
    <w:rsid w:val="00625282"/>
    <w:rsid w:val="00665CDE"/>
    <w:rsid w:val="0068275D"/>
    <w:rsid w:val="006A2EC1"/>
    <w:rsid w:val="006B0427"/>
    <w:rsid w:val="006B41CC"/>
    <w:rsid w:val="006D17D9"/>
    <w:rsid w:val="00715CFD"/>
    <w:rsid w:val="00717992"/>
    <w:rsid w:val="00761A2A"/>
    <w:rsid w:val="00763795"/>
    <w:rsid w:val="00784281"/>
    <w:rsid w:val="00795B24"/>
    <w:rsid w:val="007B38EA"/>
    <w:rsid w:val="007C1CA3"/>
    <w:rsid w:val="007E4ABC"/>
    <w:rsid w:val="007F621D"/>
    <w:rsid w:val="00803EAF"/>
    <w:rsid w:val="0080527D"/>
    <w:rsid w:val="00865C2B"/>
    <w:rsid w:val="00891E74"/>
    <w:rsid w:val="00895F75"/>
    <w:rsid w:val="008968CD"/>
    <w:rsid w:val="008C01F0"/>
    <w:rsid w:val="008E724D"/>
    <w:rsid w:val="00943FBF"/>
    <w:rsid w:val="00947AA7"/>
    <w:rsid w:val="00975D55"/>
    <w:rsid w:val="009B39B0"/>
    <w:rsid w:val="009B48F6"/>
    <w:rsid w:val="009D6260"/>
    <w:rsid w:val="009E2543"/>
    <w:rsid w:val="00A132DC"/>
    <w:rsid w:val="00A314C7"/>
    <w:rsid w:val="00A60BBD"/>
    <w:rsid w:val="00A63623"/>
    <w:rsid w:val="00A66249"/>
    <w:rsid w:val="00A73DE1"/>
    <w:rsid w:val="00A92ED1"/>
    <w:rsid w:val="00AA2FAA"/>
    <w:rsid w:val="00AD6AF3"/>
    <w:rsid w:val="00B14BD4"/>
    <w:rsid w:val="00B23105"/>
    <w:rsid w:val="00B25A94"/>
    <w:rsid w:val="00B3340D"/>
    <w:rsid w:val="00B82BAF"/>
    <w:rsid w:val="00B9189D"/>
    <w:rsid w:val="00B93264"/>
    <w:rsid w:val="00B93EC3"/>
    <w:rsid w:val="00B973E9"/>
    <w:rsid w:val="00BA0EC1"/>
    <w:rsid w:val="00BB1FDE"/>
    <w:rsid w:val="00BC4F10"/>
    <w:rsid w:val="00C350B6"/>
    <w:rsid w:val="00C66679"/>
    <w:rsid w:val="00CB2001"/>
    <w:rsid w:val="00CB3195"/>
    <w:rsid w:val="00CC399A"/>
    <w:rsid w:val="00CD0E84"/>
    <w:rsid w:val="00CF07DC"/>
    <w:rsid w:val="00D11238"/>
    <w:rsid w:val="00D412C3"/>
    <w:rsid w:val="00D87733"/>
    <w:rsid w:val="00DA34DF"/>
    <w:rsid w:val="00DA36CA"/>
    <w:rsid w:val="00DB60A2"/>
    <w:rsid w:val="00E17269"/>
    <w:rsid w:val="00E23241"/>
    <w:rsid w:val="00E5667E"/>
    <w:rsid w:val="00E677ED"/>
    <w:rsid w:val="00E94641"/>
    <w:rsid w:val="00E94F9A"/>
    <w:rsid w:val="00E95F79"/>
    <w:rsid w:val="00EA647A"/>
    <w:rsid w:val="00F01372"/>
    <w:rsid w:val="00F16D1F"/>
    <w:rsid w:val="00F24896"/>
    <w:rsid w:val="00F33D2A"/>
    <w:rsid w:val="00F475BA"/>
    <w:rsid w:val="00F61797"/>
    <w:rsid w:val="00F72E76"/>
    <w:rsid w:val="00FF6123"/>
    <w:rsid w:val="00FF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E9F38"/>
  <w15:chartTrackingRefBased/>
  <w15:docId w15:val="{860BFE6E-2068-4EB8-8FC3-8B11726F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254"/>
    <w:rPr>
      <w:sz w:val="24"/>
      <w:szCs w:val="24"/>
    </w:rPr>
  </w:style>
  <w:style w:type="paragraph" w:styleId="Heading1">
    <w:name w:val="heading 1"/>
    <w:basedOn w:val="HTMLPreformatted"/>
    <w:next w:val="Normal"/>
    <w:link w:val="Heading1Char"/>
    <w:uiPriority w:val="9"/>
    <w:qFormat/>
    <w:rsid w:val="006B0427"/>
    <w:pPr>
      <w:outlineLvl w:val="0"/>
    </w:pPr>
    <w:rPr>
      <w:rFonts w:asciiTheme="minorHAnsi" w:hAnsiTheme="minorHAnsi" w:cstheme="minorHAnsi"/>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C1CA3"/>
    <w:rPr>
      <w:rFonts w:ascii="Times-Roman" w:hAnsi="Times-Roman" w:hint="default"/>
      <w:b w:val="0"/>
      <w:bCs w:val="0"/>
      <w:i w:val="0"/>
      <w:iCs w:val="0"/>
      <w:color w:val="000000"/>
      <w:sz w:val="24"/>
      <w:szCs w:val="24"/>
    </w:rPr>
  </w:style>
  <w:style w:type="character" w:customStyle="1" w:styleId="Heading1Char">
    <w:name w:val="Heading 1 Char"/>
    <w:basedOn w:val="DefaultParagraphFont"/>
    <w:link w:val="Heading1"/>
    <w:uiPriority w:val="9"/>
    <w:rsid w:val="006B0427"/>
    <w:rPr>
      <w:rFonts w:eastAsia="Times New Roman" w:cstheme="minorHAnsi"/>
      <w:b/>
      <w:bCs/>
      <w:color w:val="000000"/>
      <w:sz w:val="24"/>
      <w:szCs w:val="24"/>
    </w:rPr>
  </w:style>
  <w:style w:type="paragraph" w:styleId="HTMLPreformatted">
    <w:name w:val="HTML Preformatted"/>
    <w:basedOn w:val="Normal"/>
    <w:link w:val="HTMLPreformattedChar"/>
    <w:uiPriority w:val="99"/>
    <w:unhideWhenUsed/>
    <w:rsid w:val="00E94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4641"/>
    <w:rPr>
      <w:rFonts w:ascii="Courier New" w:eastAsia="Times New Roman" w:hAnsi="Courier New" w:cs="Courier New"/>
      <w:sz w:val="20"/>
      <w:szCs w:val="20"/>
    </w:rPr>
  </w:style>
  <w:style w:type="character" w:customStyle="1" w:styleId="go2hclqbpi">
    <w:name w:val="go2hclqbpi"/>
    <w:basedOn w:val="DefaultParagraphFont"/>
    <w:rsid w:val="00E94641"/>
  </w:style>
  <w:style w:type="paragraph" w:customStyle="1" w:styleId="Compact">
    <w:name w:val="Compact"/>
    <w:basedOn w:val="BodyText"/>
    <w:qFormat/>
    <w:rsid w:val="00F01372"/>
    <w:pPr>
      <w:spacing w:before="36" w:after="36" w:line="240" w:lineRule="auto"/>
    </w:pPr>
  </w:style>
  <w:style w:type="table" w:customStyle="1" w:styleId="Table">
    <w:name w:val="Table"/>
    <w:semiHidden/>
    <w:unhideWhenUsed/>
    <w:qFormat/>
    <w:rsid w:val="00F01372"/>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F01372"/>
    <w:pPr>
      <w:spacing w:after="120"/>
    </w:pPr>
  </w:style>
  <w:style w:type="character" w:customStyle="1" w:styleId="BodyTextChar">
    <w:name w:val="Body Text Char"/>
    <w:basedOn w:val="DefaultParagraphFont"/>
    <w:link w:val="BodyText"/>
    <w:uiPriority w:val="99"/>
    <w:semiHidden/>
    <w:rsid w:val="00F01372"/>
  </w:style>
  <w:style w:type="paragraph" w:styleId="ListParagraph">
    <w:name w:val="List Paragraph"/>
    <w:basedOn w:val="Normal"/>
    <w:uiPriority w:val="34"/>
    <w:qFormat/>
    <w:rsid w:val="00184254"/>
    <w:pPr>
      <w:ind w:left="720"/>
      <w:contextualSpacing/>
    </w:pPr>
  </w:style>
  <w:style w:type="table" w:styleId="TableGrid">
    <w:name w:val="Table Grid"/>
    <w:basedOn w:val="TableNormal"/>
    <w:uiPriority w:val="39"/>
    <w:rsid w:val="006B4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662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6249"/>
    <w:rPr>
      <w:sz w:val="20"/>
      <w:szCs w:val="20"/>
    </w:rPr>
  </w:style>
  <w:style w:type="character" w:styleId="FootnoteReference">
    <w:name w:val="footnote reference"/>
    <w:basedOn w:val="DefaultParagraphFont"/>
    <w:uiPriority w:val="99"/>
    <w:semiHidden/>
    <w:unhideWhenUsed/>
    <w:rsid w:val="00A66249"/>
    <w:rPr>
      <w:vertAlign w:val="superscript"/>
    </w:rPr>
  </w:style>
  <w:style w:type="character" w:styleId="Hyperlink">
    <w:name w:val="Hyperlink"/>
    <w:basedOn w:val="DefaultParagraphFont"/>
    <w:uiPriority w:val="99"/>
    <w:unhideWhenUsed/>
    <w:rsid w:val="00B82BAF"/>
    <w:rPr>
      <w:color w:val="0563C1" w:themeColor="hyperlink"/>
      <w:u w:val="single"/>
    </w:rPr>
  </w:style>
  <w:style w:type="character" w:styleId="UnresolvedMention">
    <w:name w:val="Unresolved Mention"/>
    <w:basedOn w:val="DefaultParagraphFont"/>
    <w:uiPriority w:val="99"/>
    <w:semiHidden/>
    <w:unhideWhenUsed/>
    <w:rsid w:val="00B82BAF"/>
    <w:rPr>
      <w:color w:val="605E5C"/>
      <w:shd w:val="clear" w:color="auto" w:fill="E1DFDD"/>
    </w:rPr>
  </w:style>
  <w:style w:type="paragraph" w:styleId="NormalWeb">
    <w:name w:val="Normal (Web)"/>
    <w:basedOn w:val="Normal"/>
    <w:uiPriority w:val="99"/>
    <w:semiHidden/>
    <w:unhideWhenUsed/>
    <w:rsid w:val="00803EAF"/>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234473"/>
    <w:pPr>
      <w:spacing w:after="0" w:line="240" w:lineRule="auto"/>
    </w:pPr>
    <w:rPr>
      <w:sz w:val="24"/>
      <w:szCs w:val="24"/>
    </w:rPr>
  </w:style>
  <w:style w:type="character" w:styleId="CommentReference">
    <w:name w:val="annotation reference"/>
    <w:basedOn w:val="DefaultParagraphFont"/>
    <w:uiPriority w:val="99"/>
    <w:semiHidden/>
    <w:unhideWhenUsed/>
    <w:rsid w:val="00234473"/>
    <w:rPr>
      <w:sz w:val="16"/>
      <w:szCs w:val="16"/>
    </w:rPr>
  </w:style>
  <w:style w:type="paragraph" w:styleId="CommentText">
    <w:name w:val="annotation text"/>
    <w:basedOn w:val="Normal"/>
    <w:link w:val="CommentTextChar"/>
    <w:uiPriority w:val="99"/>
    <w:unhideWhenUsed/>
    <w:rsid w:val="00234473"/>
    <w:pPr>
      <w:spacing w:line="240" w:lineRule="auto"/>
    </w:pPr>
    <w:rPr>
      <w:sz w:val="20"/>
      <w:szCs w:val="20"/>
    </w:rPr>
  </w:style>
  <w:style w:type="character" w:customStyle="1" w:styleId="CommentTextChar">
    <w:name w:val="Comment Text Char"/>
    <w:basedOn w:val="DefaultParagraphFont"/>
    <w:link w:val="CommentText"/>
    <w:uiPriority w:val="99"/>
    <w:rsid w:val="00234473"/>
    <w:rPr>
      <w:sz w:val="20"/>
      <w:szCs w:val="20"/>
    </w:rPr>
  </w:style>
  <w:style w:type="paragraph" w:styleId="CommentSubject">
    <w:name w:val="annotation subject"/>
    <w:basedOn w:val="CommentText"/>
    <w:next w:val="CommentText"/>
    <w:link w:val="CommentSubjectChar"/>
    <w:uiPriority w:val="99"/>
    <w:semiHidden/>
    <w:unhideWhenUsed/>
    <w:rsid w:val="00234473"/>
    <w:rPr>
      <w:b/>
      <w:bCs/>
    </w:rPr>
  </w:style>
  <w:style w:type="character" w:customStyle="1" w:styleId="CommentSubjectChar">
    <w:name w:val="Comment Subject Char"/>
    <w:basedOn w:val="CommentTextChar"/>
    <w:link w:val="CommentSubject"/>
    <w:uiPriority w:val="99"/>
    <w:semiHidden/>
    <w:rsid w:val="00234473"/>
    <w:rPr>
      <w:b/>
      <w:bCs/>
      <w:sz w:val="20"/>
      <w:szCs w:val="20"/>
    </w:rPr>
  </w:style>
  <w:style w:type="character" w:styleId="FollowedHyperlink">
    <w:name w:val="FollowedHyperlink"/>
    <w:basedOn w:val="DefaultParagraphFont"/>
    <w:uiPriority w:val="99"/>
    <w:semiHidden/>
    <w:unhideWhenUsed/>
    <w:rsid w:val="00FF73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apps.bea.gov/regional/downloadzip.htm" TargetMode="External"/><Relationship Id="rId2" Type="http://schemas.openxmlformats.org/officeDocument/2006/relationships/hyperlink" Target="https://www.irs.gov/charities-non-profits/exempt-organizations-business-master-file-extract-eo-bmf" TargetMode="External"/><Relationship Id="rId1" Type="http://schemas.openxmlformats.org/officeDocument/2006/relationships/hyperlink" Target="https://nccsgit.urban.org/nccs/datasets/e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4BC47BA-DD7B-F44C-A1E0-D0296DF3D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6</Pages>
  <Words>1420</Words>
  <Characters>9150</Characters>
  <Application>Microsoft Office Word</Application>
  <DocSecurity>0</DocSecurity>
  <Lines>247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Tsaneva</dc:creator>
  <cp:keywords/>
  <dc:description/>
  <cp:lastModifiedBy>Tamen, Jonathan</cp:lastModifiedBy>
  <cp:revision>108</cp:revision>
  <dcterms:created xsi:type="dcterms:W3CDTF">2025-08-05T15:55:00Z</dcterms:created>
  <dcterms:modified xsi:type="dcterms:W3CDTF">2026-01-18T19:07:00Z</dcterms:modified>
</cp:coreProperties>
</file>